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custom.xml" ContentType="application/vnd.openxmlformats-officedocument.custom-propertie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3137D" w:rsidR="00CE2BAC" w:rsidP="0086346D" w:rsidRDefault="00CE2BAC" w14:paraId="5A68DDBE" w14:textId="18F3265C">
      <w:pPr>
        <w:jc w:val="center"/>
        <w:rPr>
          <w:rFonts w:cstheme="minorHAnsi"/>
          <w:b/>
          <w:color w:val="44546A" w:themeColor="text2"/>
          <w:sz w:val="40"/>
          <w:szCs w:val="40"/>
        </w:rPr>
      </w:pPr>
      <w:r w:rsidRPr="0093137D">
        <w:rPr>
          <w:rFonts w:cstheme="minorHAnsi"/>
          <w:b/>
          <w:color w:val="44546A" w:themeColor="text2"/>
          <w:sz w:val="40"/>
          <w:szCs w:val="40"/>
        </w:rPr>
        <w:t xml:space="preserve">ELC - Azure </w:t>
      </w:r>
      <w:r w:rsidR="009168DF">
        <w:rPr>
          <w:rFonts w:cstheme="minorHAnsi"/>
          <w:b/>
          <w:color w:val="44546A" w:themeColor="text2"/>
          <w:sz w:val="40"/>
          <w:szCs w:val="40"/>
        </w:rPr>
        <w:t>Monitoring</w:t>
      </w:r>
      <w:r w:rsidR="000A3990">
        <w:rPr>
          <w:rFonts w:cstheme="minorHAnsi"/>
          <w:b/>
          <w:color w:val="44546A" w:themeColor="text2"/>
          <w:sz w:val="40"/>
          <w:szCs w:val="40"/>
        </w:rPr>
        <w:t xml:space="preserve"> and Logging</w:t>
      </w:r>
      <w:r w:rsidR="009168DF">
        <w:rPr>
          <w:rFonts w:cstheme="minorHAnsi"/>
          <w:b/>
          <w:color w:val="44546A" w:themeColor="text2"/>
          <w:sz w:val="40"/>
          <w:szCs w:val="40"/>
        </w:rPr>
        <w:t xml:space="preserve"> </w:t>
      </w:r>
      <w:r w:rsidR="00F71339">
        <w:rPr>
          <w:rFonts w:cstheme="minorHAnsi"/>
          <w:b/>
          <w:color w:val="44546A" w:themeColor="text2"/>
          <w:sz w:val="40"/>
          <w:szCs w:val="40"/>
        </w:rPr>
        <w:t>-</w:t>
      </w:r>
      <w:r w:rsidRPr="0093137D" w:rsidR="00F71339">
        <w:rPr>
          <w:rFonts w:cstheme="minorHAnsi"/>
          <w:b/>
          <w:color w:val="44546A" w:themeColor="text2"/>
          <w:sz w:val="40"/>
          <w:szCs w:val="40"/>
        </w:rPr>
        <w:t xml:space="preserve"> </w:t>
      </w:r>
      <w:r w:rsidR="00F71339">
        <w:rPr>
          <w:rFonts w:cstheme="minorHAnsi"/>
          <w:b/>
          <w:color w:val="44546A" w:themeColor="text2"/>
          <w:sz w:val="40"/>
          <w:szCs w:val="40"/>
        </w:rPr>
        <w:t>P</w:t>
      </w:r>
      <w:r w:rsidRPr="00F71339" w:rsidR="00F71339">
        <w:rPr>
          <w:rFonts w:cstheme="minorHAnsi"/>
          <w:b/>
          <w:color w:val="44546A" w:themeColor="text2"/>
          <w:sz w:val="40"/>
          <w:szCs w:val="40"/>
        </w:rPr>
        <w:t xml:space="preserve">roof </w:t>
      </w:r>
      <w:r w:rsidR="00B50BAF">
        <w:rPr>
          <w:rFonts w:cstheme="minorHAnsi"/>
          <w:b/>
          <w:color w:val="44546A" w:themeColor="text2"/>
          <w:sz w:val="40"/>
          <w:szCs w:val="40"/>
        </w:rPr>
        <w:t>of</w:t>
      </w:r>
      <w:r w:rsidRPr="00F71339" w:rsidR="00F71339">
        <w:rPr>
          <w:rFonts w:cstheme="minorHAnsi"/>
          <w:b/>
          <w:color w:val="44546A" w:themeColor="text2"/>
          <w:sz w:val="40"/>
          <w:szCs w:val="40"/>
        </w:rPr>
        <w:t xml:space="preserve"> </w:t>
      </w:r>
      <w:r w:rsidR="00B50BAF">
        <w:rPr>
          <w:rFonts w:cstheme="minorHAnsi"/>
          <w:b/>
          <w:color w:val="44546A" w:themeColor="text2"/>
          <w:sz w:val="40"/>
          <w:szCs w:val="40"/>
        </w:rPr>
        <w:t>C</w:t>
      </w:r>
      <w:r w:rsidRPr="00F71339" w:rsidR="00B50BAF">
        <w:rPr>
          <w:rFonts w:cstheme="minorHAnsi"/>
          <w:b/>
          <w:color w:val="44546A" w:themeColor="text2"/>
          <w:sz w:val="40"/>
          <w:szCs w:val="40"/>
        </w:rPr>
        <w:t>oncept</w:t>
      </w:r>
      <w:r w:rsidR="00B50BAF">
        <w:rPr>
          <w:rFonts w:cstheme="minorHAnsi"/>
          <w:b/>
          <w:color w:val="44546A" w:themeColor="text2"/>
          <w:sz w:val="40"/>
          <w:szCs w:val="40"/>
        </w:rPr>
        <w:t xml:space="preserve"> (</w:t>
      </w:r>
      <w:r w:rsidR="00F71339">
        <w:rPr>
          <w:rFonts w:cstheme="minorHAnsi"/>
          <w:b/>
          <w:color w:val="44546A" w:themeColor="text2"/>
          <w:sz w:val="40"/>
          <w:szCs w:val="40"/>
        </w:rPr>
        <w:t>POC)</w:t>
      </w:r>
    </w:p>
    <w:p w:rsidRPr="00B64FEF" w:rsidR="00CE2BAC" w:rsidP="0086346D" w:rsidRDefault="00567FD9" w14:paraId="040FB8A4" w14:textId="464D9E41">
      <w:pPr>
        <w:jc w:val="center"/>
        <w:rPr>
          <w:rFonts w:cstheme="minorHAnsi"/>
          <w:b/>
          <w:color w:val="44546A" w:themeColor="text2"/>
          <w:sz w:val="40"/>
          <w:szCs w:val="40"/>
        </w:rPr>
      </w:pPr>
      <w:bookmarkStart w:name="_Toc5902500" w:id="0"/>
      <w:r>
        <w:rPr>
          <w:rFonts w:cstheme="minorHAnsi"/>
          <w:b/>
          <w:color w:val="44546A" w:themeColor="text2"/>
          <w:sz w:val="40"/>
          <w:szCs w:val="40"/>
        </w:rPr>
        <w:t>Initial Draft version</w:t>
      </w:r>
      <w:r w:rsidR="002972B4">
        <w:rPr>
          <w:rFonts w:cstheme="minorHAnsi"/>
          <w:b/>
          <w:color w:val="44546A" w:themeColor="text2"/>
          <w:sz w:val="40"/>
          <w:szCs w:val="40"/>
        </w:rPr>
        <w:t xml:space="preserve"> v1.1</w:t>
      </w:r>
    </w:p>
    <w:p w:rsidRPr="00B64FEF" w:rsidR="00CE2BAC" w:rsidP="0086346D" w:rsidRDefault="00CE2BAC" w14:paraId="6A2B0D4B" w14:textId="77777777">
      <w:pPr>
        <w:jc w:val="center"/>
        <w:rPr>
          <w:rFonts w:cstheme="minorHAnsi"/>
          <w:b/>
          <w:color w:val="44546A" w:themeColor="text2"/>
          <w:sz w:val="40"/>
          <w:szCs w:val="40"/>
        </w:rPr>
      </w:pPr>
      <w:r w:rsidRPr="00B64FEF">
        <w:rPr>
          <w:rFonts w:cstheme="minorHAnsi"/>
          <w:b/>
          <w:color w:val="44546A" w:themeColor="text2"/>
          <w:sz w:val="40"/>
          <w:szCs w:val="40"/>
        </w:rPr>
        <w:t>Submitted to</w:t>
      </w:r>
      <w:bookmarkEnd w:id="0"/>
    </w:p>
    <w:p w:rsidRPr="00B64FEF" w:rsidR="00CE2BAC" w:rsidP="0086346D" w:rsidRDefault="00CE2BAC" w14:paraId="10A9EC69" w14:textId="77777777">
      <w:pPr>
        <w:jc w:val="center"/>
        <w:rPr>
          <w:rFonts w:cstheme="minorHAnsi"/>
          <w:b/>
          <w:color w:val="44546A" w:themeColor="text2"/>
          <w:sz w:val="40"/>
          <w:szCs w:val="40"/>
        </w:rPr>
      </w:pPr>
    </w:p>
    <w:p w:rsidRPr="00B64FEF" w:rsidR="00CE2BAC" w:rsidP="0086346D" w:rsidRDefault="00CE2BAC" w14:paraId="61DF3CC7" w14:textId="77777777">
      <w:pPr>
        <w:jc w:val="center"/>
        <w:rPr>
          <w:rFonts w:cstheme="minorHAnsi"/>
          <w:b/>
          <w:color w:val="44546A" w:themeColor="text2"/>
          <w:sz w:val="40"/>
          <w:szCs w:val="40"/>
        </w:rPr>
      </w:pPr>
      <w:r w:rsidRPr="00B64FEF">
        <w:rPr>
          <w:rFonts w:cstheme="minorHAnsi"/>
          <w:noProof/>
          <w:lang w:eastAsia="en-IN"/>
        </w:rPr>
        <w:drawing>
          <wp:inline distT="0" distB="0" distL="0" distR="0" wp14:anchorId="68F4E2F9" wp14:editId="15B459CE">
            <wp:extent cx="2133653" cy="1371600"/>
            <wp:effectExtent l="0" t="0" r="0" b="0"/>
            <wp:docPr id="8" name="Picture 8"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133653" cy="1371600"/>
                    </a:xfrm>
                    <a:prstGeom prst="rect">
                      <a:avLst/>
                    </a:prstGeom>
                  </pic:spPr>
                </pic:pic>
              </a:graphicData>
            </a:graphic>
          </wp:inline>
        </w:drawing>
      </w:r>
    </w:p>
    <w:p w:rsidRPr="00B64FEF" w:rsidR="00CE2BAC" w:rsidP="0086346D" w:rsidRDefault="00CE2BAC" w14:paraId="4C2B86D1" w14:textId="77777777">
      <w:pPr>
        <w:jc w:val="center"/>
        <w:rPr>
          <w:rFonts w:cstheme="minorHAnsi"/>
          <w:b/>
          <w:color w:val="44546A" w:themeColor="text2"/>
          <w:sz w:val="40"/>
          <w:szCs w:val="40"/>
        </w:rPr>
      </w:pPr>
      <w:bookmarkStart w:name="_Toc5902502" w:id="1"/>
    </w:p>
    <w:p w:rsidRPr="00B64FEF" w:rsidR="00CE2BAC" w:rsidP="0086346D" w:rsidRDefault="00CE2BAC" w14:paraId="3CDFE8AD" w14:textId="77777777">
      <w:pPr>
        <w:jc w:val="center"/>
        <w:rPr>
          <w:rFonts w:cstheme="minorHAnsi"/>
          <w:b/>
          <w:color w:val="44546A" w:themeColor="text2"/>
          <w:sz w:val="40"/>
          <w:szCs w:val="40"/>
        </w:rPr>
      </w:pPr>
      <w:r w:rsidRPr="00B64FEF">
        <w:rPr>
          <w:rFonts w:cstheme="minorHAnsi"/>
          <w:b/>
          <w:color w:val="44546A" w:themeColor="text2"/>
          <w:sz w:val="40"/>
          <w:szCs w:val="40"/>
        </w:rPr>
        <w:t>By</w:t>
      </w:r>
      <w:bookmarkEnd w:id="1"/>
    </w:p>
    <w:p w:rsidRPr="00B64FEF" w:rsidR="00CE2BAC" w:rsidP="00D11480" w:rsidRDefault="00CE2BAC" w14:paraId="74EE0C23" w14:textId="77777777">
      <w:pPr>
        <w:jc w:val="both"/>
        <w:rPr>
          <w:rFonts w:cstheme="minorHAnsi"/>
          <w:b/>
          <w:color w:val="44546A" w:themeColor="text2"/>
          <w:sz w:val="40"/>
          <w:szCs w:val="40"/>
        </w:rPr>
      </w:pPr>
    </w:p>
    <w:p w:rsidRPr="00B64FEF" w:rsidR="00CE2BAC" w:rsidP="0086346D" w:rsidRDefault="00CE2BAC" w14:paraId="6B548C01" w14:textId="77777777">
      <w:pPr>
        <w:jc w:val="center"/>
        <w:rPr>
          <w:rFonts w:cstheme="minorHAnsi"/>
          <w:b/>
          <w:color w:val="44546A" w:themeColor="text2"/>
          <w:sz w:val="40"/>
          <w:szCs w:val="40"/>
        </w:rPr>
      </w:pPr>
      <w:r w:rsidRPr="00B64FEF">
        <w:rPr>
          <w:rFonts w:cstheme="minorHAnsi"/>
          <w:noProof/>
          <w:lang w:eastAsia="en-IN"/>
        </w:rPr>
        <w:drawing>
          <wp:inline distT="0" distB="0" distL="0" distR="0" wp14:anchorId="42E5E42A" wp14:editId="086EFF2B">
            <wp:extent cx="1924050" cy="1085850"/>
            <wp:effectExtent l="0" t="0" r="0" b="0"/>
            <wp:docPr id="14" name="Picture 14" descr="A logo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with colorful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24050" cy="1085850"/>
                    </a:xfrm>
                    <a:prstGeom prst="rect">
                      <a:avLst/>
                    </a:prstGeom>
                  </pic:spPr>
                </pic:pic>
              </a:graphicData>
            </a:graphic>
          </wp:inline>
        </w:drawing>
      </w:r>
    </w:p>
    <w:p w:rsidRPr="00B64FEF" w:rsidR="00CE2BAC" w:rsidP="0086346D" w:rsidRDefault="00CE2BAC" w14:paraId="258BF4C8" w14:textId="77777777">
      <w:pPr>
        <w:jc w:val="center"/>
        <w:rPr>
          <w:rFonts w:cstheme="minorHAnsi"/>
          <w:b/>
          <w:color w:val="44546A" w:themeColor="text2"/>
          <w:sz w:val="40"/>
          <w:szCs w:val="40"/>
        </w:rPr>
      </w:pPr>
    </w:p>
    <w:p w:rsidRPr="00B64FEF" w:rsidR="00CE2BAC" w:rsidP="0086346D" w:rsidRDefault="00CE2BAC" w14:paraId="053A5E39" w14:textId="77777777">
      <w:pPr>
        <w:jc w:val="center"/>
        <w:rPr>
          <w:rFonts w:cstheme="minorHAnsi"/>
          <w:b/>
          <w:color w:val="44546A" w:themeColor="text2"/>
          <w:sz w:val="40"/>
          <w:szCs w:val="40"/>
        </w:rPr>
      </w:pPr>
      <w:bookmarkStart w:name="_Toc5902503" w:id="2"/>
      <w:r w:rsidRPr="00B64FEF">
        <w:rPr>
          <w:rFonts w:cstheme="minorHAnsi"/>
          <w:b/>
          <w:color w:val="44546A" w:themeColor="text2"/>
          <w:sz w:val="40"/>
          <w:szCs w:val="40"/>
        </w:rPr>
        <w:t>Wipro Technologies</w:t>
      </w:r>
      <w:bookmarkEnd w:id="2"/>
    </w:p>
    <w:p w:rsidRPr="00817DBC" w:rsidR="00817DBC" w:rsidP="00A16E1D" w:rsidRDefault="00817DBC" w14:paraId="7E0519B4" w14:textId="63924978">
      <w:pPr>
        <w:rPr>
          <w:rFonts w:cstheme="minorHAnsi"/>
          <w:b/>
          <w:color w:val="44546A" w:themeColor="text2"/>
          <w:sz w:val="40"/>
          <w:szCs w:val="40"/>
        </w:rPr>
      </w:pPr>
    </w:p>
    <w:p w:rsidRPr="00B64FEF" w:rsidR="00667D37" w:rsidP="00D11480" w:rsidRDefault="00667D37" w14:paraId="16AB8768" w14:textId="64980497">
      <w:pPr>
        <w:jc w:val="both"/>
        <w:rPr>
          <w:rFonts w:cstheme="minorHAnsi"/>
          <w:b/>
          <w:color w:val="44546A" w:themeColor="text2"/>
          <w:sz w:val="40"/>
          <w:szCs w:val="40"/>
        </w:rPr>
      </w:pPr>
    </w:p>
    <w:p w:rsidRPr="00B64FEF" w:rsidR="00CE2BAC" w:rsidP="00D11480" w:rsidRDefault="00CE2BAC" w14:paraId="6CDA5503" w14:textId="77777777">
      <w:pPr>
        <w:jc w:val="both"/>
        <w:rPr>
          <w:rFonts w:cstheme="minorHAnsi"/>
        </w:rPr>
      </w:pPr>
    </w:p>
    <w:p w:rsidR="00CE2BAC" w:rsidP="00D11480" w:rsidRDefault="00CE2BAC" w14:paraId="0EFC4263" w14:textId="77777777">
      <w:pPr>
        <w:shd w:val="clear" w:color="auto" w:fill="FFFFFF"/>
        <w:spacing w:before="100" w:beforeAutospacing="1" w:after="100" w:afterAutospacing="1" w:line="240" w:lineRule="auto"/>
        <w:jc w:val="both"/>
        <w:rPr>
          <w:rFonts w:ascii="Segoe UI" w:hAnsi="Segoe UI" w:eastAsia="Times New Roman" w:cs="Segoe UI"/>
          <w:b/>
          <w:bCs/>
          <w:color w:val="161616"/>
          <w:kern w:val="0"/>
          <w:sz w:val="24"/>
          <w:szCs w:val="24"/>
          <w:lang w:eastAsia="en-IN"/>
          <w14:ligatures w14:val="none"/>
        </w:rPr>
      </w:pPr>
    </w:p>
    <w:p w:rsidR="00CE2BAC" w:rsidP="00D11480" w:rsidRDefault="00CE2BAC" w14:paraId="7E8B91D3" w14:textId="77777777">
      <w:pPr>
        <w:shd w:val="clear" w:color="auto" w:fill="FFFFFF"/>
        <w:spacing w:before="100" w:beforeAutospacing="1" w:after="100" w:afterAutospacing="1" w:line="240" w:lineRule="auto"/>
        <w:jc w:val="both"/>
        <w:rPr>
          <w:rFonts w:ascii="Segoe UI" w:hAnsi="Segoe UI" w:eastAsia="Times New Roman" w:cs="Segoe UI"/>
          <w:b/>
          <w:bCs/>
          <w:color w:val="161616"/>
          <w:kern w:val="0"/>
          <w:sz w:val="24"/>
          <w:szCs w:val="24"/>
          <w:lang w:eastAsia="en-IN"/>
          <w14:ligatures w14:val="none"/>
        </w:rPr>
      </w:pPr>
    </w:p>
    <w:p w:rsidR="00CE2BAC" w:rsidP="00D11480" w:rsidRDefault="00CE2BAC" w14:paraId="4B663EE4" w14:textId="77777777">
      <w:pPr>
        <w:spacing w:after="0" w:line="240" w:lineRule="auto"/>
        <w:jc w:val="both"/>
        <w:textAlignment w:val="baseline"/>
        <w:rPr>
          <w:rFonts w:ascii="Segoe UI" w:hAnsi="Segoe UI" w:eastAsia="Times New Roman" w:cs="Segoe UI"/>
          <w:b/>
          <w:bCs/>
          <w:color w:val="161616"/>
          <w:kern w:val="0"/>
          <w:sz w:val="24"/>
          <w:szCs w:val="24"/>
          <w:lang w:eastAsia="en-IN"/>
          <w14:ligatures w14:val="none"/>
        </w:rPr>
      </w:pPr>
    </w:p>
    <w:p w:rsidR="00CE2BAC" w:rsidP="00D11480" w:rsidRDefault="00CE2BAC" w14:paraId="25EB6F95" w14:textId="77777777">
      <w:pPr>
        <w:spacing w:after="0" w:line="240" w:lineRule="auto"/>
        <w:ind w:left="-426"/>
        <w:jc w:val="both"/>
        <w:textAlignment w:val="baseline"/>
        <w:rPr>
          <w:rFonts w:ascii="Calibri" w:hAnsi="Calibri" w:eastAsia="Times New Roman" w:cs="Calibri"/>
          <w:kern w:val="0"/>
          <w:sz w:val="28"/>
          <w:szCs w:val="28"/>
          <w:lang w:eastAsia="en-IN"/>
          <w14:ligatures w14:val="none"/>
        </w:rPr>
      </w:pPr>
      <w:r w:rsidRPr="00FB4502">
        <w:rPr>
          <w:rFonts w:ascii="Calibri" w:hAnsi="Calibri" w:eastAsia="Times New Roman" w:cs="Calibri"/>
          <w:b/>
          <w:bCs/>
          <w:kern w:val="0"/>
          <w:sz w:val="28"/>
          <w:szCs w:val="28"/>
          <w:lang w:val="en-US" w:eastAsia="en-IN"/>
          <w14:ligatures w14:val="none"/>
        </w:rPr>
        <w:t>Revision History</w:t>
      </w:r>
      <w:r w:rsidRPr="00FB4502">
        <w:rPr>
          <w:rFonts w:ascii="Calibri" w:hAnsi="Calibri" w:eastAsia="Times New Roman" w:cs="Calibri"/>
          <w:kern w:val="0"/>
          <w:sz w:val="28"/>
          <w:szCs w:val="28"/>
          <w:lang w:eastAsia="en-IN"/>
          <w14:ligatures w14:val="none"/>
        </w:rPr>
        <w:t> </w:t>
      </w:r>
    </w:p>
    <w:p w:rsidRPr="00FB4502" w:rsidR="00CE2BAC" w:rsidP="00D11480" w:rsidRDefault="00CE2BAC" w14:paraId="54246F0F" w14:textId="77777777">
      <w:pPr>
        <w:spacing w:after="0" w:line="240" w:lineRule="auto"/>
        <w:ind w:left="-426"/>
        <w:jc w:val="both"/>
        <w:textAlignment w:val="baseline"/>
        <w:rPr>
          <w:rFonts w:ascii="Segoe UI" w:hAnsi="Segoe UI" w:eastAsia="Times New Roman" w:cs="Segoe UI"/>
          <w:kern w:val="0"/>
          <w:sz w:val="28"/>
          <w:szCs w:val="28"/>
          <w:lang w:eastAsia="en-IN"/>
          <w14:ligatures w14:val="none"/>
        </w:rPr>
      </w:pPr>
    </w:p>
    <w:tbl>
      <w:tblPr>
        <w:tblW w:w="9018"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76"/>
        <w:gridCol w:w="1718"/>
        <w:gridCol w:w="2268"/>
        <w:gridCol w:w="2531"/>
        <w:gridCol w:w="1525"/>
      </w:tblGrid>
      <w:tr w:rsidRPr="00FB4502" w:rsidR="00CE2BAC" w:rsidTr="6B312BCE" w14:paraId="32EC2571" w14:textId="77777777">
        <w:trPr>
          <w:trHeight w:val="390"/>
        </w:trPr>
        <w:tc>
          <w:tcPr>
            <w:tcW w:w="976" w:type="dxa"/>
            <w:tcBorders>
              <w:top w:val="single" w:color="auto" w:sz="6" w:space="0"/>
              <w:left w:val="single" w:color="auto" w:sz="6" w:space="0"/>
              <w:bottom w:val="single" w:color="auto" w:sz="6" w:space="0"/>
              <w:right w:val="single" w:color="auto" w:sz="6" w:space="0"/>
            </w:tcBorders>
            <w:shd w:val="clear" w:color="auto" w:fill="4F81BD"/>
            <w:tcMar/>
            <w:hideMark/>
          </w:tcPr>
          <w:p w:rsidRPr="00FB4502" w:rsidR="00CE2BAC" w:rsidP="00D11480" w:rsidRDefault="00CE2BAC" w14:paraId="14C57AAD" w14:textId="77777777">
            <w:pPr>
              <w:spacing w:after="0" w:line="240" w:lineRule="auto"/>
              <w:jc w:val="both"/>
              <w:textAlignment w:val="baseline"/>
              <w:rPr>
                <w:rFonts w:ascii="Calibri" w:hAnsi="Calibri" w:eastAsia="Times New Roman" w:cs="Calibri"/>
                <w:b/>
                <w:bCs/>
                <w:color w:val="FFFFFF"/>
                <w:kern w:val="0"/>
                <w:lang w:eastAsia="en-IN"/>
                <w14:ligatures w14:val="none"/>
              </w:rPr>
            </w:pPr>
            <w:r w:rsidRPr="00FB4502">
              <w:rPr>
                <w:rFonts w:ascii="Calibri" w:hAnsi="Calibri" w:eastAsia="Times New Roman" w:cs="Calibri"/>
                <w:b/>
                <w:bCs/>
                <w:color w:val="FFFFFF"/>
                <w:kern w:val="0"/>
                <w:lang w:eastAsia="en-IN"/>
                <w14:ligatures w14:val="none"/>
              </w:rPr>
              <w:t>Version </w:t>
            </w:r>
          </w:p>
        </w:tc>
        <w:tc>
          <w:tcPr>
            <w:tcW w:w="1718" w:type="dxa"/>
            <w:tcBorders>
              <w:top w:val="single" w:color="auto" w:sz="6" w:space="0"/>
              <w:left w:val="single" w:color="auto" w:sz="6" w:space="0"/>
              <w:bottom w:val="single" w:color="auto" w:sz="6" w:space="0"/>
              <w:right w:val="single" w:color="auto" w:sz="6" w:space="0"/>
            </w:tcBorders>
            <w:shd w:val="clear" w:color="auto" w:fill="4F81BD"/>
            <w:tcMar/>
            <w:hideMark/>
          </w:tcPr>
          <w:p w:rsidRPr="00FB4502" w:rsidR="00CE2BAC" w:rsidP="00D11480" w:rsidRDefault="00CE2BAC" w14:paraId="77000BB9" w14:textId="77777777">
            <w:pPr>
              <w:spacing w:after="0" w:line="240" w:lineRule="auto"/>
              <w:jc w:val="both"/>
              <w:textAlignment w:val="baseline"/>
              <w:rPr>
                <w:rFonts w:ascii="Calibri" w:hAnsi="Calibri" w:eastAsia="Times New Roman" w:cs="Calibri"/>
                <w:b/>
                <w:bCs/>
                <w:color w:val="FFFFFF"/>
                <w:kern w:val="0"/>
                <w:lang w:eastAsia="en-IN"/>
                <w14:ligatures w14:val="none"/>
              </w:rPr>
            </w:pPr>
            <w:r w:rsidRPr="00FB4502">
              <w:rPr>
                <w:rFonts w:ascii="Calibri" w:hAnsi="Calibri" w:eastAsia="Times New Roman" w:cs="Calibri"/>
                <w:b/>
                <w:bCs/>
                <w:color w:val="FFFFFF"/>
                <w:kern w:val="0"/>
                <w:lang w:eastAsia="en-IN"/>
                <w14:ligatures w14:val="none"/>
              </w:rPr>
              <w:t>Date of Revision </w:t>
            </w:r>
          </w:p>
        </w:tc>
        <w:tc>
          <w:tcPr>
            <w:tcW w:w="2268" w:type="dxa"/>
            <w:tcBorders>
              <w:top w:val="single" w:color="auto" w:sz="6" w:space="0"/>
              <w:left w:val="single" w:color="auto" w:sz="6" w:space="0"/>
              <w:bottom w:val="single" w:color="auto" w:sz="6" w:space="0"/>
              <w:right w:val="single" w:color="auto" w:sz="6" w:space="0"/>
            </w:tcBorders>
            <w:shd w:val="clear" w:color="auto" w:fill="4F81BD"/>
            <w:tcMar/>
            <w:hideMark/>
          </w:tcPr>
          <w:p w:rsidRPr="00FB4502" w:rsidR="00CE2BAC" w:rsidP="00D11480" w:rsidRDefault="00CE2BAC" w14:paraId="57CE9FFB" w14:textId="77777777">
            <w:pPr>
              <w:spacing w:after="0" w:line="240" w:lineRule="auto"/>
              <w:jc w:val="both"/>
              <w:textAlignment w:val="baseline"/>
              <w:rPr>
                <w:rFonts w:ascii="Calibri" w:hAnsi="Calibri" w:eastAsia="Times New Roman" w:cs="Calibri"/>
                <w:b/>
                <w:bCs/>
                <w:color w:val="FFFFFF"/>
                <w:kern w:val="0"/>
                <w:lang w:eastAsia="en-IN"/>
                <w14:ligatures w14:val="none"/>
              </w:rPr>
            </w:pPr>
            <w:r w:rsidRPr="00FB4502">
              <w:rPr>
                <w:rFonts w:ascii="Calibri" w:hAnsi="Calibri" w:eastAsia="Times New Roman" w:cs="Calibri"/>
                <w:b/>
                <w:bCs/>
                <w:color w:val="FFFFFF"/>
                <w:kern w:val="0"/>
                <w:lang w:eastAsia="en-IN"/>
                <w14:ligatures w14:val="none"/>
              </w:rPr>
              <w:t>Description of Change </w:t>
            </w:r>
          </w:p>
        </w:tc>
        <w:tc>
          <w:tcPr>
            <w:tcW w:w="2531" w:type="dxa"/>
            <w:tcBorders>
              <w:top w:val="single" w:color="auto" w:sz="6" w:space="0"/>
              <w:left w:val="single" w:color="auto" w:sz="6" w:space="0"/>
              <w:bottom w:val="single" w:color="auto" w:sz="6" w:space="0"/>
              <w:right w:val="single" w:color="auto" w:sz="6" w:space="0"/>
            </w:tcBorders>
            <w:shd w:val="clear" w:color="auto" w:fill="4F81BD"/>
            <w:tcMar/>
            <w:hideMark/>
          </w:tcPr>
          <w:p w:rsidRPr="00FB4502" w:rsidR="00CE2BAC" w:rsidP="00D11480" w:rsidRDefault="00CE2BAC" w14:paraId="2CDC500E" w14:textId="77777777">
            <w:pPr>
              <w:spacing w:after="0" w:line="240" w:lineRule="auto"/>
              <w:jc w:val="both"/>
              <w:textAlignment w:val="baseline"/>
              <w:rPr>
                <w:rFonts w:ascii="Calibri" w:hAnsi="Calibri" w:eastAsia="Times New Roman" w:cs="Calibri"/>
                <w:b/>
                <w:bCs/>
                <w:color w:val="FFFFFF"/>
                <w:kern w:val="0"/>
                <w:lang w:eastAsia="en-IN"/>
                <w14:ligatures w14:val="none"/>
              </w:rPr>
            </w:pPr>
            <w:r w:rsidRPr="00FB4502">
              <w:rPr>
                <w:rFonts w:ascii="Calibri" w:hAnsi="Calibri" w:eastAsia="Times New Roman" w:cs="Calibri"/>
                <w:b/>
                <w:bCs/>
                <w:color w:val="FFFFFF"/>
                <w:kern w:val="0"/>
                <w:lang w:eastAsia="en-IN"/>
                <w14:ligatures w14:val="none"/>
              </w:rPr>
              <w:t>Reason for Change </w:t>
            </w:r>
          </w:p>
        </w:tc>
        <w:tc>
          <w:tcPr>
            <w:tcW w:w="1525" w:type="dxa"/>
            <w:tcBorders>
              <w:top w:val="single" w:color="auto" w:sz="6" w:space="0"/>
              <w:left w:val="single" w:color="auto" w:sz="6" w:space="0"/>
              <w:bottom w:val="single" w:color="auto" w:sz="6" w:space="0"/>
              <w:right w:val="single" w:color="auto" w:sz="6" w:space="0"/>
            </w:tcBorders>
            <w:shd w:val="clear" w:color="auto" w:fill="4F81BD"/>
            <w:tcMar/>
            <w:hideMark/>
          </w:tcPr>
          <w:p w:rsidRPr="00FB4502" w:rsidR="00CE2BAC" w:rsidP="00D11480" w:rsidRDefault="00CE2BAC" w14:paraId="1AF7E3D5" w14:textId="77777777">
            <w:pPr>
              <w:spacing w:after="0" w:line="240" w:lineRule="auto"/>
              <w:jc w:val="both"/>
              <w:textAlignment w:val="baseline"/>
              <w:rPr>
                <w:rFonts w:ascii="Calibri" w:hAnsi="Calibri" w:eastAsia="Times New Roman" w:cs="Calibri"/>
                <w:b/>
                <w:bCs/>
                <w:color w:val="FFFFFF"/>
                <w:kern w:val="0"/>
                <w:lang w:eastAsia="en-IN"/>
                <w14:ligatures w14:val="none"/>
              </w:rPr>
            </w:pPr>
            <w:r w:rsidRPr="00FB4502">
              <w:rPr>
                <w:rFonts w:ascii="Calibri" w:hAnsi="Calibri" w:eastAsia="Times New Roman" w:cs="Calibri"/>
                <w:b/>
                <w:bCs/>
                <w:color w:val="FFFFFF"/>
                <w:kern w:val="0"/>
                <w:lang w:eastAsia="en-IN"/>
                <w14:ligatures w14:val="none"/>
              </w:rPr>
              <w:t>Reviewed By </w:t>
            </w:r>
          </w:p>
        </w:tc>
      </w:tr>
      <w:tr w:rsidRPr="00FB4502" w:rsidR="00CE2BAC" w:rsidTr="6B312BCE" w14:paraId="56463AC2" w14:textId="77777777">
        <w:trPr>
          <w:trHeight w:val="390"/>
        </w:trPr>
        <w:tc>
          <w:tcPr>
            <w:tcW w:w="976" w:type="dxa"/>
            <w:tcBorders>
              <w:top w:val="single" w:color="auto" w:sz="6" w:space="0"/>
              <w:left w:val="single" w:color="auto" w:sz="6" w:space="0"/>
              <w:bottom w:val="single" w:color="auto" w:sz="6" w:space="0"/>
              <w:right w:val="single" w:color="auto" w:sz="6" w:space="0"/>
            </w:tcBorders>
            <w:shd w:val="clear" w:color="auto" w:fill="auto"/>
            <w:tcMar/>
            <w:hideMark/>
          </w:tcPr>
          <w:p w:rsidRPr="00FB4502" w:rsidR="00CE2BAC" w:rsidP="00D11480" w:rsidRDefault="00CE2BAC" w14:paraId="28652955" w14:textId="77777777">
            <w:pPr>
              <w:spacing w:after="0" w:line="240" w:lineRule="auto"/>
              <w:jc w:val="both"/>
              <w:textAlignment w:val="baseline"/>
              <w:rPr>
                <w:rFonts w:ascii="Calibri" w:hAnsi="Calibri" w:eastAsia="Times New Roman" w:cs="Calibri"/>
                <w:kern w:val="0"/>
                <w:lang w:eastAsia="en-IN"/>
                <w14:ligatures w14:val="none"/>
              </w:rPr>
            </w:pPr>
            <w:r w:rsidRPr="00FB4502">
              <w:rPr>
                <w:rFonts w:ascii="Calibri" w:hAnsi="Calibri" w:eastAsia="Times New Roman" w:cs="Calibri"/>
                <w:kern w:val="0"/>
                <w:lang w:eastAsia="en-IN"/>
                <w14:ligatures w14:val="none"/>
              </w:rPr>
              <w:t>1.1</w:t>
            </w:r>
          </w:p>
        </w:tc>
        <w:tc>
          <w:tcPr>
            <w:tcW w:w="1718" w:type="dxa"/>
            <w:tcBorders>
              <w:top w:val="single" w:color="auto" w:sz="6" w:space="0"/>
              <w:left w:val="single" w:color="auto" w:sz="6" w:space="0"/>
              <w:bottom w:val="single" w:color="auto" w:sz="6" w:space="0"/>
              <w:right w:val="single" w:color="auto" w:sz="6" w:space="0"/>
            </w:tcBorders>
            <w:shd w:val="clear" w:color="auto" w:fill="auto"/>
            <w:tcMar/>
            <w:hideMark/>
          </w:tcPr>
          <w:p w:rsidRPr="00FB4502" w:rsidR="00CE2BAC" w:rsidP="00D11480" w:rsidRDefault="005E67B6" w14:paraId="4BEF6E15" w14:textId="5B86A33E">
            <w:pPr>
              <w:spacing w:after="0" w:line="240" w:lineRule="auto"/>
              <w:jc w:val="both"/>
              <w:textAlignment w:val="baseline"/>
              <w:rPr>
                <w:rFonts w:ascii="Calibri" w:hAnsi="Calibri" w:eastAsia="Times New Roman" w:cs="Calibri"/>
                <w:kern w:val="0"/>
                <w:lang w:eastAsia="en-IN"/>
                <w14:ligatures w14:val="none"/>
              </w:rPr>
            </w:pPr>
            <w:r>
              <w:rPr>
                <w:rFonts w:ascii="Calibri" w:hAnsi="Calibri" w:eastAsia="Times New Roman" w:cs="Calibri"/>
                <w:kern w:val="0"/>
                <w:lang w:eastAsia="en-IN"/>
                <w14:ligatures w14:val="none"/>
              </w:rPr>
              <w:t>31</w:t>
            </w:r>
            <w:r w:rsidRPr="00B1254F" w:rsidR="00CE2BAC">
              <w:rPr>
                <w:rFonts w:ascii="Calibri" w:hAnsi="Calibri" w:eastAsia="Times New Roman" w:cs="Calibri"/>
                <w:kern w:val="0"/>
                <w:lang w:eastAsia="en-IN"/>
                <w14:ligatures w14:val="none"/>
              </w:rPr>
              <w:t>-Oct-23</w:t>
            </w:r>
          </w:p>
        </w:tc>
        <w:tc>
          <w:tcPr>
            <w:tcW w:w="2268" w:type="dxa"/>
            <w:tcBorders>
              <w:top w:val="single" w:color="auto" w:sz="6" w:space="0"/>
              <w:left w:val="single" w:color="auto" w:sz="6" w:space="0"/>
              <w:bottom w:val="single" w:color="auto" w:sz="6" w:space="0"/>
              <w:right w:val="single" w:color="auto" w:sz="6" w:space="0"/>
            </w:tcBorders>
            <w:shd w:val="clear" w:color="auto" w:fill="auto"/>
            <w:tcMar/>
            <w:hideMark/>
          </w:tcPr>
          <w:p w:rsidRPr="00FB4502" w:rsidR="00CE2BAC" w:rsidP="00D11480" w:rsidRDefault="00CE2BAC" w14:paraId="3B5EEB0E" w14:textId="77777777">
            <w:pPr>
              <w:spacing w:after="0" w:line="240" w:lineRule="auto"/>
              <w:jc w:val="both"/>
              <w:textAlignment w:val="baseline"/>
              <w:rPr>
                <w:rFonts w:ascii="Calibri" w:hAnsi="Calibri" w:eastAsia="Times New Roman" w:cs="Calibri"/>
                <w:kern w:val="0"/>
                <w:lang w:eastAsia="en-IN"/>
                <w14:ligatures w14:val="none"/>
              </w:rPr>
            </w:pPr>
            <w:r w:rsidRPr="00FB4502">
              <w:rPr>
                <w:rFonts w:ascii="Calibri" w:hAnsi="Calibri" w:eastAsia="Times New Roman" w:cs="Calibri"/>
                <w:kern w:val="0"/>
                <w:lang w:eastAsia="en-IN"/>
                <w14:ligatures w14:val="none"/>
              </w:rPr>
              <w:t>Initial Draft</w:t>
            </w:r>
          </w:p>
        </w:tc>
        <w:tc>
          <w:tcPr>
            <w:tcW w:w="2531" w:type="dxa"/>
            <w:tcBorders>
              <w:top w:val="single" w:color="auto" w:sz="6" w:space="0"/>
              <w:left w:val="single" w:color="auto" w:sz="6" w:space="0"/>
              <w:bottom w:val="single" w:color="auto" w:sz="6" w:space="0"/>
              <w:right w:val="single" w:color="auto" w:sz="6" w:space="0"/>
            </w:tcBorders>
            <w:shd w:val="clear" w:color="auto" w:fill="auto"/>
            <w:tcMar/>
            <w:hideMark/>
          </w:tcPr>
          <w:p w:rsidRPr="00FB4502" w:rsidR="00CE2BAC" w:rsidP="00D11480" w:rsidRDefault="00CE2BAC" w14:paraId="436C403E" w14:textId="77777777">
            <w:pPr>
              <w:spacing w:after="0" w:line="240" w:lineRule="auto"/>
              <w:jc w:val="both"/>
              <w:textAlignment w:val="baseline"/>
              <w:rPr>
                <w:rFonts w:ascii="Calibri" w:hAnsi="Calibri" w:eastAsia="Times New Roman" w:cs="Calibri"/>
                <w:kern w:val="0"/>
                <w:lang w:eastAsia="en-IN"/>
                <w14:ligatures w14:val="none"/>
              </w:rPr>
            </w:pPr>
            <w:r w:rsidRPr="00FB4502">
              <w:rPr>
                <w:rFonts w:ascii="Calibri" w:hAnsi="Calibri" w:eastAsia="Times New Roman" w:cs="Calibri"/>
                <w:kern w:val="0"/>
                <w:lang w:eastAsia="en-IN"/>
                <w14:ligatures w14:val="none"/>
              </w:rPr>
              <w:t>NA</w:t>
            </w:r>
          </w:p>
        </w:tc>
        <w:tc>
          <w:tcPr>
            <w:tcW w:w="1525" w:type="dxa"/>
            <w:tcBorders>
              <w:top w:val="single" w:color="auto" w:sz="6" w:space="0"/>
              <w:left w:val="single" w:color="auto" w:sz="6" w:space="0"/>
              <w:bottom w:val="single" w:color="auto" w:sz="6" w:space="0"/>
              <w:right w:val="single" w:color="auto" w:sz="6" w:space="0"/>
            </w:tcBorders>
            <w:shd w:val="clear" w:color="auto" w:fill="auto"/>
            <w:tcMar/>
            <w:hideMark/>
          </w:tcPr>
          <w:p w:rsidRPr="00FB4502" w:rsidR="00CE2BAC" w:rsidP="00D11480" w:rsidRDefault="00F471D0" w14:paraId="2AE9614B" w14:textId="1F92E168">
            <w:pPr>
              <w:spacing w:after="0" w:line="240" w:lineRule="auto"/>
              <w:jc w:val="both"/>
              <w:textAlignment w:val="baseline"/>
              <w:rPr>
                <w:rFonts w:ascii="Calibri" w:hAnsi="Calibri" w:eastAsia="Times New Roman" w:cs="Calibri"/>
                <w:kern w:val="0"/>
                <w:lang w:eastAsia="en-IN"/>
                <w14:ligatures w14:val="none"/>
              </w:rPr>
            </w:pPr>
            <w:r w:rsidR="00F471D0">
              <w:rPr>
                <w:rFonts w:ascii="Calibri" w:hAnsi="Calibri" w:eastAsia="Times New Roman" w:cs="Calibri"/>
                <w:kern w:val="0"/>
                <w:lang w:eastAsia="en-IN"/>
                <w14:ligatures w14:val="none"/>
              </w:rPr>
              <w:t xml:space="preserve">Kannan </w:t>
            </w:r>
            <w:r w:rsidR="5105D4A7">
              <w:rPr>
                <w:rFonts w:ascii="Calibri" w:hAnsi="Calibri" w:eastAsia="Times New Roman" w:cs="Calibri"/>
                <w:kern w:val="0"/>
                <w:lang w:eastAsia="en-IN"/>
                <w14:ligatures w14:val="none"/>
              </w:rPr>
              <w:t>&amp;</w:t>
            </w:r>
            <w:r w:rsidR="00F471D0">
              <w:rPr>
                <w:rFonts w:ascii="Calibri" w:hAnsi="Calibri" w:eastAsia="Times New Roman" w:cs="Calibri"/>
                <w:kern w:val="0"/>
                <w:lang w:eastAsia="en-IN"/>
                <w14:ligatures w14:val="none"/>
              </w:rPr>
              <w:t xml:space="preserve"> Felix</w:t>
            </w:r>
          </w:p>
        </w:tc>
      </w:tr>
      <w:tr w:rsidRPr="00FB4502" w:rsidR="00CE2BAC" w:rsidTr="6B312BCE" w14:paraId="730E4A0E" w14:textId="77777777">
        <w:trPr>
          <w:trHeight w:val="390"/>
        </w:trPr>
        <w:tc>
          <w:tcPr>
            <w:tcW w:w="976"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5F490D60" w14:textId="77777777">
            <w:pPr>
              <w:spacing w:after="0" w:line="240" w:lineRule="auto"/>
              <w:jc w:val="both"/>
              <w:textAlignment w:val="baseline"/>
              <w:rPr>
                <w:rFonts w:ascii="Calibri" w:hAnsi="Calibri" w:eastAsia="Times New Roman" w:cs="Calibri"/>
                <w:kern w:val="0"/>
                <w:lang w:eastAsia="en-IN"/>
                <w14:ligatures w14:val="none"/>
              </w:rPr>
            </w:pPr>
          </w:p>
        </w:tc>
        <w:tc>
          <w:tcPr>
            <w:tcW w:w="1718"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1093011B" w14:textId="77777777">
            <w:pPr>
              <w:spacing w:after="0" w:line="240" w:lineRule="auto"/>
              <w:jc w:val="both"/>
              <w:textAlignment w:val="baseline"/>
              <w:rPr>
                <w:rFonts w:ascii="Calibri" w:hAnsi="Calibri" w:eastAsia="Times New Roman" w:cs="Calibri"/>
                <w:kern w:val="0"/>
                <w:lang w:eastAsia="en-IN"/>
                <w14:ligatures w14:val="none"/>
              </w:rPr>
            </w:pPr>
          </w:p>
        </w:tc>
        <w:tc>
          <w:tcPr>
            <w:tcW w:w="2268"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729E2B7E" w14:textId="77777777">
            <w:pPr>
              <w:spacing w:after="0" w:line="240" w:lineRule="auto"/>
              <w:jc w:val="both"/>
              <w:textAlignment w:val="baseline"/>
              <w:rPr>
                <w:rFonts w:ascii="Calibri" w:hAnsi="Calibri" w:eastAsia="Times New Roman" w:cs="Calibri"/>
                <w:kern w:val="0"/>
                <w:lang w:eastAsia="en-IN"/>
                <w14:ligatures w14:val="none"/>
              </w:rPr>
            </w:pPr>
          </w:p>
        </w:tc>
        <w:tc>
          <w:tcPr>
            <w:tcW w:w="2531"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38F773F0" w14:textId="77777777">
            <w:pPr>
              <w:spacing w:after="0" w:line="240" w:lineRule="auto"/>
              <w:jc w:val="both"/>
              <w:textAlignment w:val="baseline"/>
              <w:rPr>
                <w:rFonts w:ascii="Calibri" w:hAnsi="Calibri" w:eastAsia="Times New Roman" w:cs="Calibri"/>
                <w:kern w:val="0"/>
                <w:lang w:eastAsia="en-IN"/>
                <w14:ligatures w14:val="none"/>
              </w:rPr>
            </w:pPr>
          </w:p>
        </w:tc>
        <w:tc>
          <w:tcPr>
            <w:tcW w:w="1525"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08279F13" w14:textId="77777777">
            <w:pPr>
              <w:spacing w:after="0" w:line="240" w:lineRule="auto"/>
              <w:jc w:val="both"/>
              <w:textAlignment w:val="baseline"/>
              <w:rPr>
                <w:rFonts w:ascii="Calibri" w:hAnsi="Calibri" w:eastAsia="Times New Roman" w:cs="Calibri"/>
                <w:kern w:val="0"/>
                <w:lang w:eastAsia="en-IN"/>
                <w14:ligatures w14:val="none"/>
              </w:rPr>
            </w:pPr>
          </w:p>
        </w:tc>
      </w:tr>
      <w:tr w:rsidRPr="00FB4502" w:rsidR="00CE2BAC" w:rsidTr="6B312BCE" w14:paraId="75FC251E" w14:textId="77777777">
        <w:trPr>
          <w:trHeight w:val="465"/>
        </w:trPr>
        <w:tc>
          <w:tcPr>
            <w:tcW w:w="976"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063BF719" w14:textId="77777777">
            <w:pPr>
              <w:spacing w:after="0" w:line="240" w:lineRule="auto"/>
              <w:jc w:val="both"/>
              <w:textAlignment w:val="baseline"/>
              <w:rPr>
                <w:rFonts w:ascii="Calibri" w:hAnsi="Calibri" w:eastAsia="Times New Roman" w:cs="Calibri"/>
                <w:kern w:val="0"/>
                <w:lang w:eastAsia="en-IN"/>
                <w14:ligatures w14:val="none"/>
              </w:rPr>
            </w:pPr>
          </w:p>
        </w:tc>
        <w:tc>
          <w:tcPr>
            <w:tcW w:w="1718"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45831EDF" w14:textId="77777777">
            <w:pPr>
              <w:spacing w:after="0" w:line="240" w:lineRule="auto"/>
              <w:jc w:val="both"/>
              <w:textAlignment w:val="baseline"/>
              <w:rPr>
                <w:rFonts w:ascii="Calibri" w:hAnsi="Calibri" w:eastAsia="Times New Roman" w:cs="Calibri"/>
                <w:kern w:val="0"/>
                <w:lang w:eastAsia="en-IN"/>
                <w14:ligatures w14:val="none"/>
              </w:rPr>
            </w:pPr>
          </w:p>
        </w:tc>
        <w:tc>
          <w:tcPr>
            <w:tcW w:w="2268"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524431F8" w14:textId="77777777">
            <w:pPr>
              <w:spacing w:after="0" w:line="240" w:lineRule="auto"/>
              <w:jc w:val="both"/>
              <w:textAlignment w:val="baseline"/>
              <w:rPr>
                <w:rFonts w:ascii="Calibri" w:hAnsi="Calibri" w:eastAsia="Times New Roman" w:cs="Calibri"/>
                <w:kern w:val="0"/>
                <w:lang w:eastAsia="en-IN"/>
                <w14:ligatures w14:val="none"/>
              </w:rPr>
            </w:pPr>
          </w:p>
        </w:tc>
        <w:tc>
          <w:tcPr>
            <w:tcW w:w="2531"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1D3DD295" w14:textId="77777777">
            <w:pPr>
              <w:spacing w:after="0" w:line="240" w:lineRule="auto"/>
              <w:jc w:val="both"/>
              <w:textAlignment w:val="baseline"/>
              <w:rPr>
                <w:rFonts w:ascii="Calibri" w:hAnsi="Calibri" w:eastAsia="Times New Roman" w:cs="Calibri"/>
                <w:kern w:val="0"/>
                <w:lang w:eastAsia="en-IN"/>
                <w14:ligatures w14:val="none"/>
              </w:rPr>
            </w:pPr>
          </w:p>
        </w:tc>
        <w:tc>
          <w:tcPr>
            <w:tcW w:w="1525" w:type="dxa"/>
            <w:tcBorders>
              <w:top w:val="single" w:color="auto" w:sz="6" w:space="0"/>
              <w:left w:val="single" w:color="auto" w:sz="6" w:space="0"/>
              <w:bottom w:val="single" w:color="auto" w:sz="6" w:space="0"/>
              <w:right w:val="single" w:color="auto" w:sz="6" w:space="0"/>
            </w:tcBorders>
            <w:shd w:val="clear" w:color="auto" w:fill="auto"/>
            <w:tcMar/>
          </w:tcPr>
          <w:p w:rsidRPr="00FB4502" w:rsidR="00CE2BAC" w:rsidP="00D11480" w:rsidRDefault="00CE2BAC" w14:paraId="67C46FA6" w14:textId="77777777">
            <w:pPr>
              <w:spacing w:after="0" w:line="240" w:lineRule="auto"/>
              <w:jc w:val="both"/>
              <w:textAlignment w:val="baseline"/>
              <w:rPr>
                <w:rFonts w:ascii="Calibri" w:hAnsi="Calibri" w:eastAsia="Times New Roman" w:cs="Calibri"/>
                <w:kern w:val="0"/>
                <w:lang w:eastAsia="en-IN"/>
                <w14:ligatures w14:val="none"/>
              </w:rPr>
            </w:pPr>
          </w:p>
        </w:tc>
      </w:tr>
    </w:tbl>
    <w:p w:rsidR="00CE2BAC" w:rsidP="00D11480" w:rsidRDefault="00CE2BAC" w14:paraId="6528ECBA" w14:textId="77777777">
      <w:pPr>
        <w:pStyle w:val="Heading2"/>
        <w:shd w:val="clear" w:color="auto" w:fill="FFFFFF"/>
        <w:spacing w:before="0" w:beforeAutospacing="0" w:after="0" w:afterAutospacing="0" w:line="312" w:lineRule="atLeast"/>
        <w:jc w:val="both"/>
        <w:rPr>
          <w:rFonts w:ascii="Arial" w:hAnsi="Arial" w:cs="Arial"/>
          <w:color w:val="101010"/>
          <w:spacing w:val="6"/>
          <w:sz w:val="32"/>
          <w:szCs w:val="32"/>
        </w:rPr>
      </w:pPr>
    </w:p>
    <w:p w:rsidRPr="00B1254F" w:rsidR="00CE2BAC" w:rsidP="00D11480" w:rsidRDefault="00CE2BAC" w14:paraId="6E0E8D16" w14:textId="77777777">
      <w:pPr>
        <w:spacing w:after="0" w:line="240" w:lineRule="auto"/>
        <w:ind w:left="-426"/>
        <w:jc w:val="both"/>
        <w:textAlignment w:val="baseline"/>
        <w:rPr>
          <w:rFonts w:ascii="Calibri" w:hAnsi="Calibri" w:eastAsia="Times New Roman" w:cs="Calibri"/>
          <w:b/>
          <w:bCs/>
          <w:kern w:val="0"/>
          <w:sz w:val="28"/>
          <w:szCs w:val="28"/>
          <w:lang w:val="en-US" w:eastAsia="en-IN"/>
          <w14:ligatures w14:val="none"/>
        </w:rPr>
      </w:pPr>
      <w:r w:rsidRPr="007F625B">
        <w:rPr>
          <w:rFonts w:ascii="Calibri" w:hAnsi="Calibri" w:eastAsia="Times New Roman" w:cs="Calibri"/>
          <w:b/>
          <w:bCs/>
          <w:kern w:val="0"/>
          <w:sz w:val="28"/>
          <w:szCs w:val="28"/>
          <w:lang w:val="en-US" w:eastAsia="en-IN"/>
          <w14:ligatures w14:val="none"/>
        </w:rPr>
        <w:t>Author/Reviewer/Approvals </w:t>
      </w:r>
    </w:p>
    <w:p w:rsidRPr="007F625B" w:rsidR="00CE2BAC" w:rsidP="00D11480" w:rsidRDefault="00CE2BAC" w14:paraId="3F4765F3" w14:textId="77777777">
      <w:pPr>
        <w:spacing w:after="0" w:line="240" w:lineRule="auto"/>
        <w:ind w:left="-450"/>
        <w:jc w:val="both"/>
        <w:textAlignment w:val="baseline"/>
        <w:rPr>
          <w:rFonts w:ascii="Segoe UI" w:hAnsi="Segoe UI" w:eastAsia="Times New Roman" w:cs="Segoe UI"/>
          <w:kern w:val="0"/>
          <w:sz w:val="18"/>
          <w:szCs w:val="18"/>
          <w:lang w:eastAsia="en-IN"/>
          <w14:ligatures w14:val="none"/>
        </w:rPr>
      </w:pPr>
    </w:p>
    <w:tbl>
      <w:tblPr>
        <w:tblW w:w="9040"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985"/>
        <w:gridCol w:w="3969"/>
        <w:gridCol w:w="1559"/>
        <w:gridCol w:w="1527"/>
      </w:tblGrid>
      <w:tr w:rsidRPr="007F625B" w:rsidR="00CE2BAC" w:rsidTr="001A043D" w14:paraId="510DAF0C" w14:textId="77777777">
        <w:trPr>
          <w:trHeight w:val="165"/>
        </w:trPr>
        <w:tc>
          <w:tcPr>
            <w:tcW w:w="1985" w:type="dxa"/>
            <w:tcBorders>
              <w:top w:val="single" w:color="auto" w:sz="6" w:space="0"/>
              <w:left w:val="single" w:color="auto" w:sz="6" w:space="0"/>
              <w:bottom w:val="single" w:color="auto" w:sz="6" w:space="0"/>
              <w:right w:val="single" w:color="auto" w:sz="6" w:space="0"/>
            </w:tcBorders>
            <w:shd w:val="clear" w:color="auto" w:fill="2F75B5"/>
            <w:vAlign w:val="center"/>
            <w:hideMark/>
          </w:tcPr>
          <w:p w:rsidRPr="007F625B" w:rsidR="00CE2BAC" w:rsidP="00D11480" w:rsidRDefault="00CE2BAC" w14:paraId="311EF6EA" w14:textId="77777777">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b/>
                <w:bCs/>
                <w:color w:val="FFFFFF"/>
                <w:kern w:val="0"/>
                <w:lang w:eastAsia="en-IN"/>
                <w14:ligatures w14:val="none"/>
              </w:rPr>
              <w:t>Name</w:t>
            </w:r>
            <w:r w:rsidRPr="007F625B">
              <w:rPr>
                <w:rFonts w:ascii="Calibri" w:hAnsi="Calibri" w:eastAsia="Times New Roman" w:cs="Calibri"/>
                <w:kern w:val="0"/>
                <w:lang w:eastAsia="en-IN"/>
                <w14:ligatures w14:val="none"/>
              </w:rPr>
              <w:t> </w:t>
            </w:r>
          </w:p>
        </w:tc>
        <w:tc>
          <w:tcPr>
            <w:tcW w:w="3969" w:type="dxa"/>
            <w:tcBorders>
              <w:top w:val="single" w:color="auto" w:sz="6" w:space="0"/>
              <w:left w:val="nil"/>
              <w:bottom w:val="single" w:color="auto" w:sz="6" w:space="0"/>
              <w:right w:val="single" w:color="auto" w:sz="6" w:space="0"/>
            </w:tcBorders>
            <w:shd w:val="clear" w:color="auto" w:fill="2F75B5"/>
            <w:vAlign w:val="center"/>
            <w:hideMark/>
          </w:tcPr>
          <w:p w:rsidRPr="007F625B" w:rsidR="00CE2BAC" w:rsidP="00D11480" w:rsidRDefault="00CE2BAC" w14:paraId="0BF34E78" w14:textId="77777777">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b/>
                <w:bCs/>
                <w:color w:val="FFFFFF"/>
                <w:kern w:val="0"/>
                <w:lang w:eastAsia="en-IN"/>
                <w14:ligatures w14:val="none"/>
              </w:rPr>
              <w:t>Designation</w:t>
            </w:r>
            <w:r w:rsidRPr="007F625B">
              <w:rPr>
                <w:rFonts w:ascii="Calibri" w:hAnsi="Calibri" w:eastAsia="Times New Roman" w:cs="Calibri"/>
                <w:kern w:val="0"/>
                <w:lang w:eastAsia="en-IN"/>
                <w14:ligatures w14:val="none"/>
              </w:rPr>
              <w:t> </w:t>
            </w:r>
          </w:p>
        </w:tc>
        <w:tc>
          <w:tcPr>
            <w:tcW w:w="1559" w:type="dxa"/>
            <w:tcBorders>
              <w:top w:val="single" w:color="auto" w:sz="6" w:space="0"/>
              <w:left w:val="nil"/>
              <w:bottom w:val="single" w:color="auto" w:sz="6" w:space="0"/>
              <w:right w:val="single" w:color="auto" w:sz="6" w:space="0"/>
            </w:tcBorders>
            <w:shd w:val="clear" w:color="auto" w:fill="2F75B5"/>
            <w:vAlign w:val="center"/>
            <w:hideMark/>
          </w:tcPr>
          <w:p w:rsidRPr="007F625B" w:rsidR="00CE2BAC" w:rsidP="00D11480" w:rsidRDefault="00CE2BAC" w14:paraId="101614CF" w14:textId="77777777">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b/>
                <w:bCs/>
                <w:color w:val="FFFFFF"/>
                <w:kern w:val="0"/>
                <w:lang w:eastAsia="en-IN"/>
                <w14:ligatures w14:val="none"/>
              </w:rPr>
              <w:t>Responsibility</w:t>
            </w:r>
            <w:r w:rsidRPr="007F625B">
              <w:rPr>
                <w:rFonts w:ascii="Calibri" w:hAnsi="Calibri" w:eastAsia="Times New Roman" w:cs="Calibri"/>
                <w:kern w:val="0"/>
                <w:lang w:eastAsia="en-IN"/>
                <w14:ligatures w14:val="none"/>
              </w:rPr>
              <w:t> </w:t>
            </w:r>
          </w:p>
        </w:tc>
        <w:tc>
          <w:tcPr>
            <w:tcW w:w="1527" w:type="dxa"/>
            <w:tcBorders>
              <w:top w:val="single" w:color="auto" w:sz="6" w:space="0"/>
              <w:left w:val="nil"/>
              <w:bottom w:val="single" w:color="auto" w:sz="6" w:space="0"/>
              <w:right w:val="single" w:color="auto" w:sz="6" w:space="0"/>
            </w:tcBorders>
            <w:shd w:val="clear" w:color="auto" w:fill="2F75B5"/>
            <w:vAlign w:val="center"/>
            <w:hideMark/>
          </w:tcPr>
          <w:p w:rsidRPr="007F625B" w:rsidR="00CE2BAC" w:rsidP="00D11480" w:rsidRDefault="00CE2BAC" w14:paraId="3A28FA0E" w14:textId="77777777">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b/>
                <w:bCs/>
                <w:color w:val="FFFFFF"/>
                <w:kern w:val="0"/>
                <w:lang w:eastAsia="en-IN"/>
                <w14:ligatures w14:val="none"/>
              </w:rPr>
              <w:t>Date</w:t>
            </w:r>
            <w:r w:rsidRPr="007F625B">
              <w:rPr>
                <w:rFonts w:ascii="Calibri" w:hAnsi="Calibri" w:eastAsia="Times New Roman" w:cs="Calibri"/>
                <w:kern w:val="0"/>
                <w:lang w:eastAsia="en-IN"/>
                <w14:ligatures w14:val="none"/>
              </w:rPr>
              <w:t> </w:t>
            </w:r>
          </w:p>
        </w:tc>
      </w:tr>
      <w:tr w:rsidRPr="007F625B" w:rsidR="00CE2BAC" w:rsidTr="001A043D" w14:paraId="752AFFBB" w14:textId="77777777">
        <w:trPr>
          <w:trHeight w:val="105"/>
        </w:trPr>
        <w:tc>
          <w:tcPr>
            <w:tcW w:w="1985"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483422" w14:paraId="15012F89" w14:textId="4DA6032A">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 xml:space="preserve"> </w:t>
            </w:r>
            <w:r w:rsidR="009168DF">
              <w:rPr>
                <w:rFonts w:ascii="Calibri" w:hAnsi="Calibri" w:eastAsia="Times New Roman" w:cs="Calibri"/>
                <w:kern w:val="0"/>
                <w:lang w:eastAsia="en-IN"/>
                <w14:ligatures w14:val="none"/>
              </w:rPr>
              <w:t>Ameet Desai</w:t>
            </w:r>
          </w:p>
        </w:tc>
        <w:tc>
          <w:tcPr>
            <w:tcW w:w="3969" w:type="dxa"/>
            <w:tcBorders>
              <w:top w:val="nil"/>
              <w:left w:val="single" w:color="auto" w:sz="6" w:space="0"/>
              <w:bottom w:val="single" w:color="000000" w:sz="6" w:space="0"/>
              <w:right w:val="single" w:color="auto" w:sz="6" w:space="0"/>
            </w:tcBorders>
            <w:shd w:val="clear" w:color="auto" w:fill="auto"/>
            <w:vAlign w:val="center"/>
            <w:hideMark/>
          </w:tcPr>
          <w:p w:rsidRPr="008937CB" w:rsidR="00CE2BAC" w:rsidP="00D11480" w:rsidRDefault="00317E7C" w14:paraId="69895BE1" w14:textId="480F0909">
            <w:pPr>
              <w:spacing w:after="0" w:line="240" w:lineRule="auto"/>
              <w:jc w:val="both"/>
              <w:textAlignment w:val="baseline"/>
              <w:rPr>
                <w:rFonts w:ascii="Calibri" w:hAnsi="Calibri" w:eastAsia="Times New Roman" w:cs="Calibri"/>
                <w:kern w:val="0"/>
                <w:lang w:eastAsia="en-IN"/>
                <w14:ligatures w14:val="none"/>
              </w:rPr>
            </w:pPr>
            <w:r>
              <w:rPr>
                <w:rFonts w:ascii="Calibri" w:hAnsi="Calibri" w:eastAsia="Times New Roman" w:cs="Calibri"/>
                <w:kern w:val="0"/>
                <w:lang w:eastAsia="en-IN"/>
                <w14:ligatures w14:val="none"/>
              </w:rPr>
              <w:t xml:space="preserve"> </w:t>
            </w:r>
            <w:r w:rsidRPr="001D04D2" w:rsidR="001D04D2">
              <w:rPr>
                <w:rFonts w:ascii="Calibri" w:hAnsi="Calibri" w:eastAsia="Times New Roman" w:cs="Calibri"/>
                <w:kern w:val="0"/>
                <w:lang w:eastAsia="en-IN"/>
                <w14:ligatures w14:val="none"/>
              </w:rPr>
              <w:t>Consultant</w:t>
            </w:r>
          </w:p>
        </w:tc>
        <w:tc>
          <w:tcPr>
            <w:tcW w:w="1559"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CE2BAC" w14:paraId="5596C105" w14:textId="77777777">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kern w:val="0"/>
                <w:lang w:eastAsia="en-IN"/>
                <w14:ligatures w14:val="none"/>
              </w:rPr>
              <w:t>Author</w:t>
            </w:r>
          </w:p>
        </w:tc>
        <w:tc>
          <w:tcPr>
            <w:tcW w:w="1527"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2B3B7F" w14:paraId="1377C771" w14:textId="07F66E7F">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07</w:t>
            </w:r>
            <w:r w:rsidRPr="007F625B" w:rsidR="00CE2BAC">
              <w:rPr>
                <w:rFonts w:ascii="Calibri" w:hAnsi="Calibri" w:eastAsia="Times New Roman" w:cs="Calibri"/>
                <w:kern w:val="0"/>
                <w:lang w:eastAsia="en-IN"/>
                <w14:ligatures w14:val="none"/>
              </w:rPr>
              <w:t>-</w:t>
            </w:r>
            <w:r w:rsidR="00CE2BAC">
              <w:rPr>
                <w:rFonts w:ascii="Calibri" w:hAnsi="Calibri" w:eastAsia="Times New Roman" w:cs="Calibri"/>
                <w:kern w:val="0"/>
                <w:lang w:eastAsia="en-IN"/>
                <w14:ligatures w14:val="none"/>
              </w:rPr>
              <w:t>Oct</w:t>
            </w:r>
            <w:r w:rsidRPr="007F625B" w:rsidR="00CE2BAC">
              <w:rPr>
                <w:rFonts w:ascii="Calibri" w:hAnsi="Calibri" w:eastAsia="Times New Roman" w:cs="Calibri"/>
                <w:kern w:val="0"/>
                <w:lang w:eastAsia="en-IN"/>
                <w14:ligatures w14:val="none"/>
              </w:rPr>
              <w:t>-2</w:t>
            </w:r>
            <w:r w:rsidR="00CE2BAC">
              <w:rPr>
                <w:rFonts w:ascii="Calibri" w:hAnsi="Calibri" w:eastAsia="Times New Roman" w:cs="Calibri"/>
                <w:kern w:val="0"/>
                <w:lang w:eastAsia="en-IN"/>
                <w14:ligatures w14:val="none"/>
              </w:rPr>
              <w:t>3</w:t>
            </w:r>
          </w:p>
        </w:tc>
      </w:tr>
      <w:tr w:rsidRPr="007F625B" w:rsidR="00CE2BAC" w:rsidTr="001A043D" w14:paraId="51A8D174" w14:textId="77777777">
        <w:trPr>
          <w:trHeight w:val="105"/>
        </w:trPr>
        <w:tc>
          <w:tcPr>
            <w:tcW w:w="1985"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483422" w14:paraId="0DA1A64B" w14:textId="0AEDD946">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 xml:space="preserve"> </w:t>
            </w:r>
            <w:r w:rsidRPr="0046789A" w:rsidR="00CE2BAC">
              <w:rPr>
                <w:rFonts w:ascii="Calibri" w:hAnsi="Calibri" w:eastAsia="Times New Roman" w:cs="Calibri"/>
                <w:kern w:val="0"/>
                <w:lang w:eastAsia="en-IN"/>
                <w14:ligatures w14:val="none"/>
              </w:rPr>
              <w:t>Kannan Kuppusamy</w:t>
            </w:r>
          </w:p>
        </w:tc>
        <w:tc>
          <w:tcPr>
            <w:tcW w:w="3969" w:type="dxa"/>
            <w:tcBorders>
              <w:top w:val="nil"/>
              <w:left w:val="single" w:color="auto" w:sz="6" w:space="0"/>
              <w:bottom w:val="single" w:color="000000" w:sz="6" w:space="0"/>
              <w:right w:val="single" w:color="auto" w:sz="6" w:space="0"/>
            </w:tcBorders>
            <w:shd w:val="clear" w:color="auto" w:fill="auto"/>
            <w:vAlign w:val="center"/>
            <w:hideMark/>
          </w:tcPr>
          <w:p w:rsidRPr="008937CB" w:rsidR="00CE2BAC" w:rsidP="00D11480" w:rsidRDefault="00317E7C" w14:paraId="0D753A61" w14:textId="45777AB6">
            <w:pPr>
              <w:spacing w:after="0" w:line="240" w:lineRule="auto"/>
              <w:jc w:val="both"/>
              <w:textAlignment w:val="baseline"/>
              <w:rPr>
                <w:rFonts w:ascii="Calibri" w:hAnsi="Calibri" w:eastAsia="Times New Roman" w:cs="Calibri"/>
                <w:kern w:val="0"/>
                <w:lang w:eastAsia="en-IN"/>
                <w14:ligatures w14:val="none"/>
              </w:rPr>
            </w:pPr>
            <w:r>
              <w:rPr>
                <w:rFonts w:ascii="Calibri" w:hAnsi="Calibri" w:eastAsia="Times New Roman" w:cs="Calibri"/>
                <w:kern w:val="0"/>
                <w:lang w:eastAsia="en-IN"/>
                <w14:ligatures w14:val="none"/>
              </w:rPr>
              <w:t xml:space="preserve"> </w:t>
            </w:r>
            <w:r w:rsidRPr="008937CB" w:rsidR="00355B10">
              <w:rPr>
                <w:rFonts w:ascii="Calibri" w:hAnsi="Calibri" w:eastAsia="Times New Roman" w:cs="Calibri"/>
                <w:kern w:val="0"/>
                <w:lang w:eastAsia="en-IN"/>
                <w14:ligatures w14:val="none"/>
              </w:rPr>
              <w:t>Technical Lead</w:t>
            </w:r>
          </w:p>
        </w:tc>
        <w:tc>
          <w:tcPr>
            <w:tcW w:w="1559"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CE2BAC" w14:paraId="654D5861" w14:textId="6890E8A2">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kern w:val="0"/>
                <w:lang w:eastAsia="en-IN"/>
                <w14:ligatures w14:val="none"/>
              </w:rPr>
              <w:t xml:space="preserve">Review </w:t>
            </w:r>
          </w:p>
        </w:tc>
        <w:tc>
          <w:tcPr>
            <w:tcW w:w="1527"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7F7CDA" w14:paraId="63446378" w14:textId="46D84055">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31</w:t>
            </w:r>
            <w:r w:rsidRPr="007F625B" w:rsidR="00CE2BAC">
              <w:rPr>
                <w:rFonts w:ascii="Calibri" w:hAnsi="Calibri" w:eastAsia="Times New Roman" w:cs="Calibri"/>
                <w:kern w:val="0"/>
                <w:lang w:eastAsia="en-IN"/>
                <w14:ligatures w14:val="none"/>
              </w:rPr>
              <w:t>-</w:t>
            </w:r>
            <w:r w:rsidR="00CE2BAC">
              <w:rPr>
                <w:rFonts w:ascii="Calibri" w:hAnsi="Calibri" w:eastAsia="Times New Roman" w:cs="Calibri"/>
                <w:kern w:val="0"/>
                <w:lang w:eastAsia="en-IN"/>
                <w14:ligatures w14:val="none"/>
              </w:rPr>
              <w:t>Oct</w:t>
            </w:r>
            <w:r w:rsidRPr="007F625B" w:rsidR="00CE2BAC">
              <w:rPr>
                <w:rFonts w:ascii="Calibri" w:hAnsi="Calibri" w:eastAsia="Times New Roman" w:cs="Calibri"/>
                <w:kern w:val="0"/>
                <w:lang w:eastAsia="en-IN"/>
                <w14:ligatures w14:val="none"/>
              </w:rPr>
              <w:t>-2</w:t>
            </w:r>
            <w:r w:rsidR="00CE2BAC">
              <w:rPr>
                <w:rFonts w:ascii="Calibri" w:hAnsi="Calibri" w:eastAsia="Times New Roman" w:cs="Calibri"/>
                <w:kern w:val="0"/>
                <w:lang w:eastAsia="en-IN"/>
                <w14:ligatures w14:val="none"/>
              </w:rPr>
              <w:t>3</w:t>
            </w:r>
          </w:p>
        </w:tc>
      </w:tr>
      <w:tr w:rsidRPr="007F625B" w:rsidR="00CE2BAC" w:rsidTr="001A043D" w14:paraId="01F83E81" w14:textId="77777777">
        <w:trPr>
          <w:trHeight w:val="105"/>
        </w:trPr>
        <w:tc>
          <w:tcPr>
            <w:tcW w:w="1985"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483422" w14:paraId="54782755" w14:textId="61B51B55">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 xml:space="preserve"> </w:t>
            </w:r>
            <w:r w:rsidRPr="005922FC" w:rsidR="00CE2BAC">
              <w:rPr>
                <w:rFonts w:ascii="Calibri" w:hAnsi="Calibri" w:eastAsia="Times New Roman" w:cs="Calibri"/>
                <w:kern w:val="0"/>
                <w:lang w:eastAsia="en-IN"/>
                <w14:ligatures w14:val="none"/>
              </w:rPr>
              <w:t>Felix Jebamani</w:t>
            </w:r>
          </w:p>
        </w:tc>
        <w:tc>
          <w:tcPr>
            <w:tcW w:w="3969" w:type="dxa"/>
            <w:tcBorders>
              <w:top w:val="nil"/>
              <w:left w:val="single" w:color="auto" w:sz="6" w:space="0"/>
              <w:bottom w:val="single" w:color="000000" w:sz="6" w:space="0"/>
              <w:right w:val="single" w:color="auto" w:sz="6" w:space="0"/>
            </w:tcBorders>
            <w:shd w:val="clear" w:color="auto" w:fill="auto"/>
            <w:vAlign w:val="center"/>
            <w:hideMark/>
          </w:tcPr>
          <w:p w:rsidRPr="008937CB" w:rsidR="00CE2BAC" w:rsidP="00D11480" w:rsidRDefault="008937CB" w14:paraId="2089B9B4" w14:textId="43059F23">
            <w:pPr>
              <w:spacing w:after="0" w:line="240" w:lineRule="auto"/>
              <w:jc w:val="both"/>
              <w:textAlignment w:val="baseline"/>
              <w:rPr>
                <w:rFonts w:ascii="Calibri" w:hAnsi="Calibri" w:eastAsia="Times New Roman" w:cs="Calibri"/>
                <w:kern w:val="0"/>
                <w:lang w:eastAsia="en-IN"/>
                <w14:ligatures w14:val="none"/>
              </w:rPr>
            </w:pPr>
            <w:r>
              <w:rPr>
                <w:rFonts w:ascii="Calibri" w:hAnsi="Calibri" w:eastAsia="Times New Roman" w:cs="Calibri"/>
                <w:kern w:val="0"/>
                <w:lang w:eastAsia="en-IN"/>
                <w14:ligatures w14:val="none"/>
              </w:rPr>
              <w:t xml:space="preserve"> </w:t>
            </w:r>
            <w:r w:rsidRPr="008937CB">
              <w:rPr>
                <w:rFonts w:ascii="Calibri" w:hAnsi="Calibri" w:eastAsia="Times New Roman" w:cs="Calibri"/>
                <w:kern w:val="0"/>
                <w:lang w:eastAsia="en-IN"/>
                <w14:ligatures w14:val="none"/>
              </w:rPr>
              <w:t>Lead Consultant</w:t>
            </w:r>
          </w:p>
        </w:tc>
        <w:tc>
          <w:tcPr>
            <w:tcW w:w="1559"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CE2BAC" w14:paraId="5EA5EF5A" w14:textId="2C51A7D9">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kern w:val="0"/>
                <w:lang w:eastAsia="en-IN"/>
                <w14:ligatures w14:val="none"/>
              </w:rPr>
              <w:t xml:space="preserve">Review </w:t>
            </w:r>
          </w:p>
        </w:tc>
        <w:tc>
          <w:tcPr>
            <w:tcW w:w="1527"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7F7CDA" w14:paraId="1EDC3C0B" w14:textId="4ACD911A">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31</w:t>
            </w:r>
            <w:r w:rsidRPr="007F625B" w:rsidR="00CE2BAC">
              <w:rPr>
                <w:rFonts w:ascii="Calibri" w:hAnsi="Calibri" w:eastAsia="Times New Roman" w:cs="Calibri"/>
                <w:kern w:val="0"/>
                <w:lang w:eastAsia="en-IN"/>
                <w14:ligatures w14:val="none"/>
              </w:rPr>
              <w:t>-</w:t>
            </w:r>
            <w:r w:rsidR="00CE2BAC">
              <w:rPr>
                <w:rFonts w:ascii="Calibri" w:hAnsi="Calibri" w:eastAsia="Times New Roman" w:cs="Calibri"/>
                <w:kern w:val="0"/>
                <w:lang w:eastAsia="en-IN"/>
                <w14:ligatures w14:val="none"/>
              </w:rPr>
              <w:t>Oct</w:t>
            </w:r>
            <w:r w:rsidRPr="007F625B" w:rsidR="00CE2BAC">
              <w:rPr>
                <w:rFonts w:ascii="Calibri" w:hAnsi="Calibri" w:eastAsia="Times New Roman" w:cs="Calibri"/>
                <w:kern w:val="0"/>
                <w:lang w:eastAsia="en-IN"/>
                <w14:ligatures w14:val="none"/>
              </w:rPr>
              <w:t>-2</w:t>
            </w:r>
            <w:r w:rsidR="00CE2BAC">
              <w:rPr>
                <w:rFonts w:ascii="Calibri" w:hAnsi="Calibri" w:eastAsia="Times New Roman" w:cs="Calibri"/>
                <w:kern w:val="0"/>
                <w:lang w:eastAsia="en-IN"/>
                <w14:ligatures w14:val="none"/>
              </w:rPr>
              <w:t>3</w:t>
            </w:r>
          </w:p>
        </w:tc>
      </w:tr>
      <w:tr w:rsidRPr="007F625B" w:rsidR="00CE2BAC" w:rsidTr="001A043D" w14:paraId="50B5C935" w14:textId="77777777">
        <w:trPr>
          <w:trHeight w:val="105"/>
        </w:trPr>
        <w:tc>
          <w:tcPr>
            <w:tcW w:w="1985"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483422" w14:paraId="2B827970" w14:textId="7BE681F6">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 xml:space="preserve"> </w:t>
            </w:r>
            <w:r w:rsidRPr="009331E5" w:rsidR="00CE2BAC">
              <w:rPr>
                <w:rFonts w:ascii="Calibri" w:hAnsi="Calibri" w:eastAsia="Times New Roman" w:cs="Calibri"/>
                <w:kern w:val="0"/>
                <w:lang w:eastAsia="en-IN"/>
                <w14:ligatures w14:val="none"/>
              </w:rPr>
              <w:t>Jamshid Abedi</w:t>
            </w:r>
          </w:p>
        </w:tc>
        <w:tc>
          <w:tcPr>
            <w:tcW w:w="3969"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317E7C" w14:paraId="4779755D" w14:textId="20EBA46C">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 xml:space="preserve"> </w:t>
            </w:r>
            <w:r w:rsidR="00CE2BAC">
              <w:rPr>
                <w:rFonts w:ascii="Calibri" w:hAnsi="Calibri" w:eastAsia="Times New Roman" w:cs="Calibri"/>
                <w:kern w:val="0"/>
                <w:lang w:eastAsia="en-IN"/>
                <w14:ligatures w14:val="none"/>
              </w:rPr>
              <w:t xml:space="preserve">ELC </w:t>
            </w:r>
            <w:r w:rsidRPr="00D80552" w:rsidR="00CE2BAC">
              <w:rPr>
                <w:rFonts w:ascii="Calibri" w:hAnsi="Calibri" w:eastAsia="Times New Roman" w:cs="Calibri"/>
                <w:kern w:val="0"/>
                <w:lang w:eastAsia="en-IN"/>
                <w14:ligatures w14:val="none"/>
              </w:rPr>
              <w:t xml:space="preserve">ED, Global Head of </w:t>
            </w:r>
            <w:r>
              <w:rPr>
                <w:rFonts w:ascii="Calibri" w:hAnsi="Calibri" w:eastAsia="Times New Roman" w:cs="Calibri"/>
                <w:kern w:val="0"/>
                <w:lang w:eastAsia="en-IN"/>
                <w14:ligatures w14:val="none"/>
              </w:rPr>
              <w:t xml:space="preserve">  </w:t>
            </w:r>
            <w:r w:rsidRPr="00D80552" w:rsidR="00CE2BAC">
              <w:rPr>
                <w:rFonts w:ascii="Calibri" w:hAnsi="Calibri" w:eastAsia="Times New Roman" w:cs="Calibri"/>
                <w:kern w:val="0"/>
                <w:lang w:eastAsia="en-IN"/>
                <w14:ligatures w14:val="none"/>
              </w:rPr>
              <w:t>Security Engineer</w:t>
            </w:r>
          </w:p>
        </w:tc>
        <w:tc>
          <w:tcPr>
            <w:tcW w:w="1559"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CE2BAC" w14:paraId="199839B1" w14:textId="1A398936">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sidRPr="007F625B">
              <w:rPr>
                <w:rFonts w:ascii="Calibri" w:hAnsi="Calibri" w:eastAsia="Times New Roman" w:cs="Calibri"/>
                <w:kern w:val="0"/>
                <w:lang w:eastAsia="en-IN"/>
                <w14:ligatures w14:val="none"/>
              </w:rPr>
              <w:t>Approval</w:t>
            </w:r>
          </w:p>
        </w:tc>
        <w:tc>
          <w:tcPr>
            <w:tcW w:w="1527" w:type="dxa"/>
            <w:tcBorders>
              <w:top w:val="nil"/>
              <w:left w:val="single" w:color="auto" w:sz="6" w:space="0"/>
              <w:bottom w:val="single" w:color="000000" w:sz="6" w:space="0"/>
              <w:right w:val="single" w:color="auto" w:sz="6" w:space="0"/>
            </w:tcBorders>
            <w:shd w:val="clear" w:color="auto" w:fill="auto"/>
            <w:vAlign w:val="center"/>
            <w:hideMark/>
          </w:tcPr>
          <w:p w:rsidRPr="007F625B" w:rsidR="00CE2BAC" w:rsidP="00D11480" w:rsidRDefault="00CE2BAC" w14:paraId="7FEA0B05" w14:textId="77777777">
            <w:pPr>
              <w:spacing w:after="0" w:line="240" w:lineRule="auto"/>
              <w:jc w:val="both"/>
              <w:textAlignment w:val="baseline"/>
              <w:rPr>
                <w:rFonts w:ascii="Times New Roman" w:hAnsi="Times New Roman" w:eastAsia="Times New Roman" w:cs="Times New Roman"/>
                <w:kern w:val="0"/>
                <w:sz w:val="24"/>
                <w:szCs w:val="24"/>
                <w:lang w:eastAsia="en-IN"/>
                <w14:ligatures w14:val="none"/>
              </w:rPr>
            </w:pPr>
            <w:r>
              <w:rPr>
                <w:rFonts w:ascii="Calibri" w:hAnsi="Calibri" w:eastAsia="Times New Roman" w:cs="Calibri"/>
                <w:kern w:val="0"/>
                <w:lang w:eastAsia="en-IN"/>
                <w14:ligatures w14:val="none"/>
              </w:rPr>
              <w:t>00</w:t>
            </w:r>
            <w:r w:rsidRPr="007F625B">
              <w:rPr>
                <w:rFonts w:ascii="Calibri" w:hAnsi="Calibri" w:eastAsia="Times New Roman" w:cs="Calibri"/>
                <w:kern w:val="0"/>
                <w:lang w:eastAsia="en-IN"/>
                <w14:ligatures w14:val="none"/>
              </w:rPr>
              <w:t>-</w:t>
            </w:r>
            <w:r>
              <w:rPr>
                <w:rFonts w:ascii="Calibri" w:hAnsi="Calibri" w:eastAsia="Times New Roman" w:cs="Calibri"/>
                <w:kern w:val="0"/>
                <w:lang w:eastAsia="en-IN"/>
                <w14:ligatures w14:val="none"/>
              </w:rPr>
              <w:t>Oct</w:t>
            </w:r>
            <w:r w:rsidRPr="007F625B">
              <w:rPr>
                <w:rFonts w:ascii="Calibri" w:hAnsi="Calibri" w:eastAsia="Times New Roman" w:cs="Calibri"/>
                <w:kern w:val="0"/>
                <w:lang w:eastAsia="en-IN"/>
                <w14:ligatures w14:val="none"/>
              </w:rPr>
              <w:t>-2</w:t>
            </w:r>
            <w:r>
              <w:rPr>
                <w:rFonts w:ascii="Calibri" w:hAnsi="Calibri" w:eastAsia="Times New Roman" w:cs="Calibri"/>
                <w:kern w:val="0"/>
                <w:lang w:eastAsia="en-IN"/>
                <w14:ligatures w14:val="none"/>
              </w:rPr>
              <w:t>3</w:t>
            </w:r>
          </w:p>
        </w:tc>
      </w:tr>
    </w:tbl>
    <w:p w:rsidR="00251E4D" w:rsidP="00D11480" w:rsidRDefault="00251E4D" w14:paraId="1E14AF62" w14:textId="77777777">
      <w:pPr>
        <w:pStyle w:val="TOCHeading"/>
        <w:jc w:val="both"/>
      </w:pPr>
    </w:p>
    <w:p w:rsidR="007441B0" w:rsidP="007441B0" w:rsidRDefault="007441B0" w14:paraId="3BE62A55" w14:textId="77777777">
      <w:pPr>
        <w:rPr>
          <w:lang w:val="en-US"/>
        </w:rPr>
      </w:pPr>
    </w:p>
    <w:p w:rsidR="007441B0" w:rsidP="007441B0" w:rsidRDefault="007441B0" w14:paraId="08B070B2" w14:textId="77777777">
      <w:pPr>
        <w:rPr>
          <w:lang w:val="en-US"/>
        </w:rPr>
      </w:pPr>
    </w:p>
    <w:p w:rsidR="007441B0" w:rsidP="007441B0" w:rsidRDefault="007441B0" w14:paraId="7462578F" w14:textId="77777777">
      <w:pPr>
        <w:rPr>
          <w:lang w:val="en-US"/>
        </w:rPr>
      </w:pPr>
    </w:p>
    <w:p w:rsidR="007441B0" w:rsidP="007441B0" w:rsidRDefault="007441B0" w14:paraId="7714F204" w14:textId="77777777">
      <w:pPr>
        <w:rPr>
          <w:lang w:val="en-US"/>
        </w:rPr>
      </w:pPr>
    </w:p>
    <w:p w:rsidR="007441B0" w:rsidP="007441B0" w:rsidRDefault="007441B0" w14:paraId="7678A654" w14:textId="77777777">
      <w:pPr>
        <w:rPr>
          <w:lang w:val="en-US"/>
        </w:rPr>
      </w:pPr>
    </w:p>
    <w:p w:rsidR="007441B0" w:rsidP="007441B0" w:rsidRDefault="007441B0" w14:paraId="308D3DC4" w14:textId="77777777">
      <w:pPr>
        <w:rPr>
          <w:lang w:val="en-US"/>
        </w:rPr>
      </w:pPr>
    </w:p>
    <w:p w:rsidR="007441B0" w:rsidP="007441B0" w:rsidRDefault="007441B0" w14:paraId="22B854FA" w14:textId="77777777">
      <w:pPr>
        <w:rPr>
          <w:lang w:val="en-US"/>
        </w:rPr>
      </w:pPr>
    </w:p>
    <w:p w:rsidR="007441B0" w:rsidP="007441B0" w:rsidRDefault="007441B0" w14:paraId="751A3675" w14:textId="77777777">
      <w:pPr>
        <w:rPr>
          <w:lang w:val="en-US"/>
        </w:rPr>
      </w:pPr>
    </w:p>
    <w:p w:rsidR="007441B0" w:rsidP="007441B0" w:rsidRDefault="007441B0" w14:paraId="111E73E2" w14:textId="77777777">
      <w:pPr>
        <w:rPr>
          <w:lang w:val="en-US"/>
        </w:rPr>
      </w:pPr>
    </w:p>
    <w:p w:rsidR="007441B0" w:rsidP="007441B0" w:rsidRDefault="007441B0" w14:paraId="1EA20916" w14:textId="77777777">
      <w:pPr>
        <w:rPr>
          <w:lang w:val="en-US"/>
        </w:rPr>
      </w:pPr>
    </w:p>
    <w:p w:rsidR="007441B0" w:rsidP="007441B0" w:rsidRDefault="007441B0" w14:paraId="35055D00" w14:textId="77777777">
      <w:pPr>
        <w:rPr>
          <w:lang w:val="en-US"/>
        </w:rPr>
      </w:pPr>
    </w:p>
    <w:p w:rsidR="007441B0" w:rsidP="007441B0" w:rsidRDefault="007441B0" w14:paraId="4DB9A8A2" w14:textId="77777777">
      <w:pPr>
        <w:rPr>
          <w:lang w:val="en-US"/>
        </w:rPr>
      </w:pPr>
    </w:p>
    <w:p w:rsidR="007441B0" w:rsidP="007441B0" w:rsidRDefault="007441B0" w14:paraId="6DA91802" w14:textId="77777777">
      <w:pPr>
        <w:rPr>
          <w:lang w:val="en-US"/>
        </w:rPr>
      </w:pPr>
    </w:p>
    <w:p w:rsidR="007441B0" w:rsidP="007441B0" w:rsidRDefault="007441B0" w14:paraId="3F9B1DDD" w14:textId="77777777">
      <w:pPr>
        <w:rPr>
          <w:lang w:val="en-US"/>
        </w:rPr>
      </w:pPr>
    </w:p>
    <w:p w:rsidR="007441B0" w:rsidP="007441B0" w:rsidRDefault="007441B0" w14:paraId="63A832BD" w14:textId="77777777">
      <w:pPr>
        <w:rPr>
          <w:lang w:val="en-US"/>
        </w:rPr>
      </w:pPr>
    </w:p>
    <w:p w:rsidR="007441B0" w:rsidP="007441B0" w:rsidRDefault="007441B0" w14:paraId="51428AE7" w14:textId="77777777">
      <w:pPr>
        <w:rPr>
          <w:lang w:val="en-US"/>
        </w:rPr>
      </w:pPr>
    </w:p>
    <w:p w:rsidRPr="007441B0" w:rsidR="007441B0" w:rsidP="007441B0" w:rsidRDefault="007441B0" w14:paraId="6A189A4F" w14:textId="77777777">
      <w:pPr>
        <w:rPr>
          <w:lang w:val="en-US"/>
        </w:rPr>
      </w:pPr>
    </w:p>
    <w:p w:rsidRPr="007441B0" w:rsidR="007441B0" w:rsidP="007441B0" w:rsidRDefault="007441B0" w14:paraId="53F9BAD6" w14:textId="77777777">
      <w:pPr>
        <w:rPr>
          <w:lang w:val="en-US"/>
        </w:rPr>
      </w:pPr>
    </w:p>
    <w:sdt>
      <w:sdtPr>
        <w:id w:val="1583394570"/>
        <w:docPartObj>
          <w:docPartGallery w:val="Table of Contents"/>
          <w:docPartUnique/>
        </w:docPartObj>
      </w:sdtPr>
      <w:sdtContent>
        <w:p w:rsidRPr="009B2FBA" w:rsidR="009B2FBA" w:rsidP="009B2FBA" w:rsidRDefault="00E128C7" w14:paraId="1AEEB57E" w14:textId="52B55A4B">
          <w:pPr>
            <w:spacing w:after="0"/>
            <w:jc w:val="center"/>
            <w:rPr>
              <w:b w:val="1"/>
              <w:bCs w:val="1"/>
              <w:sz w:val="28"/>
              <w:szCs w:val="28"/>
            </w:rPr>
          </w:pPr>
          <w:r w:rsidRPr="3B099937" w:rsidR="00E128C7">
            <w:rPr>
              <w:b w:val="1"/>
              <w:bCs w:val="1"/>
              <w:sz w:val="28"/>
              <w:szCs w:val="28"/>
            </w:rPr>
            <w:t>Table of Contents</w:t>
          </w:r>
        </w:p>
        <w:p w:rsidRPr="00BE1A9A" w:rsidR="00BD4AB8" w:rsidP="009056B4" w:rsidRDefault="00BD4AB8" w14:paraId="2ED05BFE" w14:textId="25FE5222">
          <w:pPr>
            <w:spacing w:after="0"/>
            <w:rPr>
              <w:b w:val="1"/>
              <w:bCs w:val="1"/>
            </w:rPr>
          </w:pPr>
          <w:r>
            <w:br/>
          </w:r>
          <w:r w:rsidRPr="3B099937" w:rsidR="00BD4AB8">
            <w:rPr>
              <w:b w:val="1"/>
              <w:bCs w:val="1"/>
            </w:rPr>
            <w:t>Objective of the Document</w:t>
          </w:r>
          <w:r w:rsidRPr="3B099937" w:rsidR="009056B4">
            <w:rPr>
              <w:b w:val="1"/>
              <w:bCs w:val="1"/>
            </w:rPr>
            <w:t>…………</w:t>
          </w:r>
          <w:r w:rsidRPr="3B099937" w:rsidR="00FE6DB4">
            <w:rPr>
              <w:b w:val="1"/>
              <w:bCs w:val="1"/>
            </w:rPr>
            <w:t>………….</w:t>
          </w:r>
          <w:r w:rsidRPr="3B099937" w:rsidR="009056B4">
            <w:rPr>
              <w:b w:val="1"/>
              <w:bCs w:val="1"/>
            </w:rPr>
            <w:t>…………</w:t>
          </w:r>
          <w:r w:rsidRPr="3B099937" w:rsidR="00FE6DB4">
            <w:rPr>
              <w:b w:val="1"/>
              <w:bCs w:val="1"/>
            </w:rPr>
            <w:t>.</w:t>
          </w:r>
          <w:r w:rsidRPr="3B099937" w:rsidR="009056B4">
            <w:rPr>
              <w:b w:val="1"/>
              <w:bCs w:val="1"/>
            </w:rPr>
            <w:t>………………………………………</w:t>
          </w:r>
          <w:bookmarkStart w:name="_Int_oXQytBpt" w:id="864687735"/>
          <w:r w:rsidRPr="3B099937" w:rsidR="009056B4">
            <w:rPr>
              <w:b w:val="1"/>
              <w:bCs w:val="1"/>
            </w:rPr>
            <w:t>…</w:t>
          </w:r>
          <w:ins w:author="Desai, Ameet" w:date="2023-11-16T01:23:45.172Z" w:id="639112900">
            <w:r w:rsidRPr="3B099937" w:rsidR="2887ED6E">
              <w:rPr>
                <w:b w:val="1"/>
                <w:bCs w:val="1"/>
              </w:rPr>
              <w:t>..</w:t>
            </w:r>
          </w:ins>
          <w:bookmarkEnd w:id="864687735"/>
          <w:r w:rsidRPr="3B099937" w:rsidR="009056B4">
            <w:rPr>
              <w:b w:val="1"/>
              <w:bCs w:val="1"/>
            </w:rPr>
            <w:t>…………………</w:t>
          </w:r>
          <w:r w:rsidRPr="3B099937" w:rsidR="00FE6DB4">
            <w:rPr>
              <w:b w:val="1"/>
              <w:bCs w:val="1"/>
            </w:rPr>
            <w:t>………….4</w:t>
          </w:r>
        </w:p>
        <w:p w:rsidRPr="007F7CDA" w:rsidR="00E128C7" w:rsidP="009056B4" w:rsidRDefault="00BD4AB8" w14:paraId="154F94DE" w14:textId="08CE5F92">
          <w:pPr>
            <w:spacing w:after="0"/>
            <w:rPr>
              <w:b w:val="1"/>
              <w:bCs w:val="1"/>
            </w:rPr>
          </w:pPr>
          <w:r w:rsidRPr="3B099937" w:rsidR="00BD4AB8">
            <w:rPr>
              <w:b w:val="1"/>
              <w:bCs w:val="1"/>
            </w:rPr>
            <w:t>Executive Summary</w:t>
          </w:r>
          <w:r w:rsidRPr="3B099937" w:rsidR="00FE6DB4">
            <w:rPr>
              <w:b w:val="1"/>
              <w:bCs w:val="1"/>
            </w:rPr>
            <w:t>……………………………………………………………………………</w:t>
          </w:r>
          <w:bookmarkStart w:name="_Int_lYP3uh5P" w:id="1095572277"/>
          <w:r w:rsidRPr="3B099937" w:rsidR="00FE6DB4">
            <w:rPr>
              <w:b w:val="1"/>
              <w:bCs w:val="1"/>
            </w:rPr>
            <w:t>…</w:t>
          </w:r>
          <w:ins w:author="Desai, Ameet" w:date="2023-11-16T01:23:42.255Z" w:id="270043975">
            <w:r w:rsidRPr="3B099937" w:rsidR="2B31B7D7">
              <w:rPr>
                <w:b w:val="1"/>
                <w:bCs w:val="1"/>
              </w:rPr>
              <w:t>..</w:t>
            </w:r>
          </w:ins>
          <w:bookmarkEnd w:id="1095572277"/>
          <w:r w:rsidRPr="3B099937" w:rsidR="00FE6DB4">
            <w:rPr>
              <w:b w:val="1"/>
              <w:bCs w:val="1"/>
            </w:rPr>
            <w:t>…………………………………….4</w:t>
          </w:r>
        </w:p>
        <w:p w:rsidR="00CC7565" w:rsidP="3B099937" w:rsidRDefault="00E128C7" w14:paraId="6C4497E7" w14:textId="74AB47B3">
          <w:pPr>
            <w:pStyle w:val="TOC1"/>
            <w:tabs>
              <w:tab w:val="right" w:leader="dot" w:pos="9045"/>
            </w:tabs>
            <w:rPr>
              <w:rStyle w:val="Hyperlink"/>
              <w:lang w:eastAsia="en-IN"/>
            </w:rPr>
            <w:pPrChange w:author="Desai, Ameet" w:date="2023-11-16T01:23:55.929Z">
              <w:pPr/>
            </w:pPrChange>
          </w:pPr>
          <w:r>
            <w:fldChar w:fldCharType="begin"/>
          </w:r>
          <w:r>
            <w:instrText xml:space="preserve">TOC \o "1-3" \h \z \u</w:instrText>
          </w:r>
          <w:r>
            <w:fldChar w:fldCharType="separate"/>
          </w:r>
          <w:hyperlink w:anchor="_Toc569786176">
            <w:r w:rsidRPr="3B099937" w:rsidR="3B099937">
              <w:rPr>
                <w:rStyle w:val="Hyperlink"/>
              </w:rPr>
              <w:t>Objective of the Document</w:t>
            </w:r>
            <w:ins w:author="Desai, Ameet" w:date="2023-11-16T01:23:55.925Z" w:id="1312740146">
              <w:r>
                <w:tab/>
              </w:r>
            </w:ins>
            <w:r>
              <w:fldChar w:fldCharType="begin"/>
            </w:r>
            <w:r>
              <w:instrText xml:space="preserve">PAGEREF _Toc569786176 \h</w:instrText>
            </w:r>
            <w:r>
              <w:fldChar w:fldCharType="separate"/>
            </w:r>
            <w:r w:rsidRPr="3B099937" w:rsidR="3B099937">
              <w:rPr>
                <w:rStyle w:val="Hyperlink"/>
              </w:rPr>
              <w:t>3</w:t>
            </w:r>
            <w:r>
              <w:fldChar w:fldCharType="end"/>
            </w:r>
          </w:hyperlink>
        </w:p>
        <w:p w:rsidR="00CC7565" w:rsidP="3B099937" w:rsidRDefault="00753F8C" w14:paraId="1E846F88" w14:textId="1281F569">
          <w:pPr>
            <w:pStyle w:val="TOC1"/>
            <w:tabs>
              <w:tab w:val="right" w:leader="dot" w:pos="9045"/>
            </w:tabs>
            <w:rPr>
              <w:rStyle w:val="Hyperlink"/>
              <w:lang w:eastAsia="en-IN"/>
            </w:rPr>
            <w:pPrChange w:author="Desai, Ameet" w:date="2023-11-16T01:23:55.94Z">
              <w:pPr/>
            </w:pPrChange>
          </w:pPr>
          <w:hyperlink w:anchor="_Toc1954780259">
            <w:r w:rsidRPr="3B099937" w:rsidR="3B099937">
              <w:rPr>
                <w:rStyle w:val="Hyperlink"/>
              </w:rPr>
              <w:t>Executive Summary</w:t>
            </w:r>
            <w:ins w:author="Desai, Ameet" w:date="2023-11-16T01:23:55.939Z" w:id="1905603831">
              <w:r>
                <w:tab/>
              </w:r>
            </w:ins>
            <w:r>
              <w:fldChar w:fldCharType="begin"/>
            </w:r>
            <w:r>
              <w:instrText xml:space="preserve">PAGEREF _Toc1954780259 \h</w:instrText>
            </w:r>
            <w:r>
              <w:fldChar w:fldCharType="separate"/>
            </w:r>
            <w:r w:rsidRPr="3B099937" w:rsidR="3B099937">
              <w:rPr>
                <w:rStyle w:val="Hyperlink"/>
              </w:rPr>
              <w:t>3</w:t>
            </w:r>
            <w:r>
              <w:fldChar w:fldCharType="end"/>
            </w:r>
          </w:hyperlink>
        </w:p>
        <w:p w:rsidR="00CC7565" w:rsidP="3B099937" w:rsidRDefault="00753F8C" w14:paraId="59B77C90" w14:textId="00C1CC3D">
          <w:pPr>
            <w:pStyle w:val="TOC1"/>
            <w:tabs>
              <w:tab w:val="right" w:leader="dot" w:pos="9045"/>
            </w:tabs>
            <w:rPr>
              <w:rStyle w:val="Hyperlink"/>
              <w:lang w:eastAsia="en-IN"/>
            </w:rPr>
            <w:pPrChange w:author="Desai, Ameet" w:date="2023-11-16T01:23:55.943Z">
              <w:pPr/>
            </w:pPrChange>
          </w:pPr>
          <w:hyperlink w:anchor="_Toc253900803">
            <w:r w:rsidRPr="3B099937" w:rsidR="3B099937">
              <w:rPr>
                <w:rStyle w:val="Hyperlink"/>
              </w:rPr>
              <w:t>1. Best Practice 01 Activity log should be retained for at least one year.</w:t>
            </w:r>
            <w:ins w:author="Desai, Ameet" w:date="2023-11-16T01:23:55.942Z" w:id="1422220267">
              <w:r>
                <w:tab/>
              </w:r>
            </w:ins>
            <w:r>
              <w:fldChar w:fldCharType="begin"/>
            </w:r>
            <w:r>
              <w:instrText xml:space="preserve">PAGEREF _Toc253900803 \h</w:instrText>
            </w:r>
            <w:r>
              <w:fldChar w:fldCharType="separate"/>
            </w:r>
            <w:r w:rsidRPr="3B099937" w:rsidR="3B099937">
              <w:rPr>
                <w:rStyle w:val="Hyperlink"/>
              </w:rPr>
              <w:t>3</w:t>
            </w:r>
            <w:r>
              <w:fldChar w:fldCharType="end"/>
            </w:r>
          </w:hyperlink>
        </w:p>
        <w:p w:rsidR="00CC7565" w:rsidP="3B099937" w:rsidRDefault="00753F8C" w14:paraId="6F327714" w14:textId="3DFF53E0">
          <w:pPr>
            <w:pStyle w:val="TOC1"/>
            <w:tabs>
              <w:tab w:val="right" w:leader="dot" w:pos="9045"/>
            </w:tabs>
            <w:rPr>
              <w:rStyle w:val="Hyperlink"/>
              <w:lang w:eastAsia="en-IN"/>
            </w:rPr>
            <w:pPrChange w:author="Desai, Ameet" w:date="2023-11-16T01:23:55.948Z">
              <w:pPr/>
            </w:pPrChange>
          </w:pPr>
          <w:hyperlink w:anchor="_Toc1943214756">
            <w:r w:rsidRPr="3B099937" w:rsidR="3B099937">
              <w:rPr>
                <w:rStyle w:val="Hyperlink"/>
              </w:rPr>
              <w:t>1.1 Description</w:t>
            </w:r>
            <w:ins w:author="Desai, Ameet" w:date="2023-11-16T01:23:55.946Z" w:id="67517939">
              <w:r>
                <w:tab/>
              </w:r>
            </w:ins>
            <w:r>
              <w:fldChar w:fldCharType="begin"/>
            </w:r>
            <w:r>
              <w:instrText xml:space="preserve">PAGEREF _Toc1943214756 \h</w:instrText>
            </w:r>
            <w:r>
              <w:fldChar w:fldCharType="separate"/>
            </w:r>
            <w:r w:rsidRPr="3B099937" w:rsidR="3B099937">
              <w:rPr>
                <w:rStyle w:val="Hyperlink"/>
              </w:rPr>
              <w:t>3</w:t>
            </w:r>
            <w:r>
              <w:fldChar w:fldCharType="end"/>
            </w:r>
          </w:hyperlink>
        </w:p>
        <w:p w:rsidR="00CC7565" w:rsidP="3B099937" w:rsidRDefault="00753F8C" w14:paraId="7E0F2124" w14:textId="10644A5E">
          <w:pPr>
            <w:pStyle w:val="TOC1"/>
            <w:tabs>
              <w:tab w:val="right" w:leader="dot" w:pos="9045"/>
            </w:tabs>
            <w:rPr>
              <w:rStyle w:val="Hyperlink"/>
              <w:lang w:eastAsia="en-IN"/>
            </w:rPr>
            <w:pPrChange w:author="Desai, Ameet" w:date="2023-11-16T01:23:55.951Z">
              <w:pPr/>
            </w:pPrChange>
          </w:pPr>
          <w:hyperlink w:anchor="_Toc1124263916">
            <w:r w:rsidRPr="3B099937" w:rsidR="3B099937">
              <w:rPr>
                <w:rStyle w:val="Hyperlink"/>
              </w:rPr>
              <w:t>1.2 Control Domain</w:t>
            </w:r>
            <w:ins w:author="Desai, Ameet" w:date="2023-11-16T01:23:55.95Z" w:id="1105180494">
              <w:r>
                <w:tab/>
              </w:r>
            </w:ins>
            <w:r>
              <w:fldChar w:fldCharType="begin"/>
            </w:r>
            <w:r>
              <w:instrText xml:space="preserve">PAGEREF _Toc1124263916 \h</w:instrText>
            </w:r>
            <w:r>
              <w:fldChar w:fldCharType="separate"/>
            </w:r>
            <w:r w:rsidRPr="3B099937" w:rsidR="3B099937">
              <w:rPr>
                <w:rStyle w:val="Hyperlink"/>
              </w:rPr>
              <w:t>4</w:t>
            </w:r>
            <w:r>
              <w:fldChar w:fldCharType="end"/>
            </w:r>
          </w:hyperlink>
        </w:p>
        <w:p w:rsidR="00CC7565" w:rsidP="3B099937" w:rsidRDefault="00753F8C" w14:paraId="25774B0E" w14:textId="0E104D48">
          <w:pPr>
            <w:pStyle w:val="TOC1"/>
            <w:tabs>
              <w:tab w:val="right" w:leader="dot" w:pos="9045"/>
            </w:tabs>
            <w:rPr>
              <w:rStyle w:val="Hyperlink"/>
              <w:lang w:eastAsia="en-IN"/>
            </w:rPr>
            <w:pPrChange w:author="Desai, Ameet" w:date="2023-11-16T01:23:55.954Z">
              <w:pPr/>
            </w:pPrChange>
          </w:pPr>
          <w:hyperlink w:anchor="_Toc1877261563">
            <w:r w:rsidRPr="3B099937" w:rsidR="3B099937">
              <w:rPr>
                <w:rStyle w:val="Hyperlink"/>
              </w:rPr>
              <w:t>1.3 Non-Compliance Message</w:t>
            </w:r>
            <w:ins w:author="Desai, Ameet" w:date="2023-11-16T01:23:55.954Z" w:id="1353367035">
              <w:r>
                <w:tab/>
              </w:r>
            </w:ins>
            <w:r>
              <w:fldChar w:fldCharType="begin"/>
            </w:r>
            <w:r>
              <w:instrText xml:space="preserve">PAGEREF _Toc1877261563 \h</w:instrText>
            </w:r>
            <w:r>
              <w:fldChar w:fldCharType="separate"/>
            </w:r>
            <w:r w:rsidRPr="3B099937" w:rsidR="3B099937">
              <w:rPr>
                <w:rStyle w:val="Hyperlink"/>
              </w:rPr>
              <w:t>4</w:t>
            </w:r>
            <w:r>
              <w:fldChar w:fldCharType="end"/>
            </w:r>
          </w:hyperlink>
        </w:p>
        <w:p w:rsidR="00CC7565" w:rsidP="3B099937" w:rsidRDefault="00753F8C" w14:paraId="6C871DFE" w14:textId="29258B8E">
          <w:pPr>
            <w:pStyle w:val="TOC1"/>
            <w:tabs>
              <w:tab w:val="right" w:leader="dot" w:pos="9045"/>
            </w:tabs>
            <w:rPr>
              <w:rStyle w:val="Hyperlink"/>
              <w:lang w:eastAsia="en-IN"/>
            </w:rPr>
            <w:pPrChange w:author="Desai, Ameet" w:date="2023-11-16T01:23:55.957Z">
              <w:pPr/>
            </w:pPrChange>
          </w:pPr>
          <w:hyperlink w:anchor="_Toc218054458">
            <w:r w:rsidRPr="3B099937" w:rsidR="3B099937">
              <w:rPr>
                <w:rStyle w:val="Hyperlink"/>
              </w:rPr>
              <w:t>1.4 Policy Definition</w:t>
            </w:r>
            <w:ins w:author="Desai, Ameet" w:date="2023-11-16T01:23:55.956Z" w:id="787226088">
              <w:r>
                <w:tab/>
              </w:r>
            </w:ins>
            <w:r>
              <w:fldChar w:fldCharType="begin"/>
            </w:r>
            <w:r>
              <w:instrText xml:space="preserve">PAGEREF _Toc218054458 \h</w:instrText>
            </w:r>
            <w:r>
              <w:fldChar w:fldCharType="separate"/>
            </w:r>
            <w:r w:rsidRPr="3B099937" w:rsidR="3B099937">
              <w:rPr>
                <w:rStyle w:val="Hyperlink"/>
              </w:rPr>
              <w:t>4</w:t>
            </w:r>
            <w:r>
              <w:fldChar w:fldCharType="end"/>
            </w:r>
          </w:hyperlink>
        </w:p>
        <w:p w:rsidR="00CC7565" w:rsidP="3B099937" w:rsidRDefault="00753F8C" w14:paraId="1696852C" w14:textId="2B284DAD">
          <w:pPr>
            <w:pStyle w:val="TOC1"/>
            <w:tabs>
              <w:tab w:val="right" w:leader="dot" w:pos="9045"/>
            </w:tabs>
            <w:rPr>
              <w:rStyle w:val="Hyperlink"/>
              <w:lang w:eastAsia="en-IN"/>
            </w:rPr>
            <w:pPrChange w:author="Desai, Ameet" w:date="2023-11-16T01:23:55.96Z">
              <w:pPr/>
            </w:pPrChange>
          </w:pPr>
          <w:hyperlink w:anchor="_Toc38566748">
            <w:r w:rsidRPr="3B099937" w:rsidR="3B099937">
              <w:rPr>
                <w:rStyle w:val="Hyperlink"/>
              </w:rPr>
              <w:t>1.5 Error Details</w:t>
            </w:r>
            <w:ins w:author="Desai, Ameet" w:date="2023-11-16T01:23:55.959Z" w:id="2073933617">
              <w:r>
                <w:tab/>
              </w:r>
            </w:ins>
            <w:r>
              <w:fldChar w:fldCharType="begin"/>
            </w:r>
            <w:r>
              <w:instrText xml:space="preserve">PAGEREF _Toc38566748 \h</w:instrText>
            </w:r>
            <w:r>
              <w:fldChar w:fldCharType="separate"/>
            </w:r>
            <w:r w:rsidRPr="3B099937" w:rsidR="3B099937">
              <w:rPr>
                <w:rStyle w:val="Hyperlink"/>
              </w:rPr>
              <w:t>5</w:t>
            </w:r>
            <w:r>
              <w:fldChar w:fldCharType="end"/>
            </w:r>
          </w:hyperlink>
        </w:p>
        <w:p w:rsidR="00CC7565" w:rsidP="3B099937" w:rsidRDefault="00753F8C" w14:paraId="277FB20B" w14:textId="7B9BB1CA">
          <w:pPr>
            <w:pStyle w:val="TOC1"/>
            <w:tabs>
              <w:tab w:val="right" w:leader="dot" w:pos="9045"/>
            </w:tabs>
            <w:rPr>
              <w:rStyle w:val="Hyperlink"/>
              <w:lang w:eastAsia="en-IN"/>
            </w:rPr>
            <w:pPrChange w:author="Desai, Ameet" w:date="2023-11-16T01:23:55.963Z">
              <w:pPr/>
            </w:pPrChange>
          </w:pPr>
          <w:hyperlink w:anchor="_Toc123805321">
            <w:r w:rsidRPr="3B099937" w:rsidR="3B099937">
              <w:rPr>
                <w:rStyle w:val="Hyperlink"/>
              </w:rPr>
              <w:t>1.6 Exceptions</w:t>
            </w:r>
            <w:ins w:author="Desai, Ameet" w:date="2023-11-16T01:23:55.962Z" w:id="1329446203">
              <w:r>
                <w:tab/>
              </w:r>
            </w:ins>
            <w:r>
              <w:fldChar w:fldCharType="begin"/>
            </w:r>
            <w:r>
              <w:instrText xml:space="preserve">PAGEREF _Toc123805321 \h</w:instrText>
            </w:r>
            <w:r>
              <w:fldChar w:fldCharType="separate"/>
            </w:r>
            <w:r w:rsidRPr="3B099937" w:rsidR="3B099937">
              <w:rPr>
                <w:rStyle w:val="Hyperlink"/>
              </w:rPr>
              <w:t>5</w:t>
            </w:r>
            <w:r>
              <w:fldChar w:fldCharType="end"/>
            </w:r>
          </w:hyperlink>
        </w:p>
        <w:p w:rsidR="00CC7565" w:rsidP="3B099937" w:rsidRDefault="00753F8C" w14:paraId="68DE074A" w14:textId="1F11EAC3">
          <w:pPr>
            <w:pStyle w:val="TOC1"/>
            <w:tabs>
              <w:tab w:val="right" w:leader="dot" w:pos="9045"/>
            </w:tabs>
            <w:rPr>
              <w:rStyle w:val="Hyperlink"/>
              <w:lang w:eastAsia="en-IN"/>
            </w:rPr>
            <w:pPrChange w:author="Desai, Ameet" w:date="2023-11-16T01:23:55.967Z">
              <w:pPr/>
            </w:pPrChange>
          </w:pPr>
          <w:hyperlink w:anchor="_Toc787471390">
            <w:r w:rsidRPr="3B099937" w:rsidR="3B099937">
              <w:rPr>
                <w:rStyle w:val="Hyperlink"/>
              </w:rPr>
              <w:t>2. Best practice 02 Azure subscriptions should have a log profile for Activity Log.</w:t>
            </w:r>
            <w:ins w:author="Desai, Ameet" w:date="2023-11-16T01:23:55.966Z" w:id="425890910">
              <w:r>
                <w:tab/>
              </w:r>
            </w:ins>
            <w:r>
              <w:fldChar w:fldCharType="begin"/>
            </w:r>
            <w:r>
              <w:instrText xml:space="preserve">PAGEREF _Toc787471390 \h</w:instrText>
            </w:r>
            <w:r>
              <w:fldChar w:fldCharType="separate"/>
            </w:r>
            <w:r w:rsidRPr="3B099937" w:rsidR="3B099937">
              <w:rPr>
                <w:rStyle w:val="Hyperlink"/>
              </w:rPr>
              <w:t>6</w:t>
            </w:r>
            <w:r>
              <w:fldChar w:fldCharType="end"/>
            </w:r>
          </w:hyperlink>
        </w:p>
        <w:p w:rsidR="00CC7565" w:rsidP="3B099937" w:rsidRDefault="00753F8C" w14:paraId="28CAA409" w14:textId="49115DFD">
          <w:pPr>
            <w:pStyle w:val="TOC1"/>
            <w:tabs>
              <w:tab w:val="right" w:leader="dot" w:pos="9045"/>
            </w:tabs>
            <w:rPr>
              <w:rStyle w:val="Hyperlink"/>
              <w:lang w:eastAsia="en-IN"/>
            </w:rPr>
            <w:pPrChange w:author="Desai, Ameet" w:date="2023-11-16T01:23:55.969Z">
              <w:pPr/>
            </w:pPrChange>
          </w:pPr>
          <w:hyperlink w:anchor="_Toc698977106">
            <w:r w:rsidRPr="3B099937" w:rsidR="3B099937">
              <w:rPr>
                <w:rStyle w:val="Hyperlink"/>
              </w:rPr>
              <w:t>2.1 Description</w:t>
            </w:r>
            <w:ins w:author="Desai, Ameet" w:date="2023-11-16T01:23:55.968Z" w:id="1369355380">
              <w:r>
                <w:tab/>
              </w:r>
            </w:ins>
            <w:r>
              <w:fldChar w:fldCharType="begin"/>
            </w:r>
            <w:r>
              <w:instrText xml:space="preserve">PAGEREF _Toc698977106 \h</w:instrText>
            </w:r>
            <w:r>
              <w:fldChar w:fldCharType="separate"/>
            </w:r>
            <w:r w:rsidRPr="3B099937" w:rsidR="3B099937">
              <w:rPr>
                <w:rStyle w:val="Hyperlink"/>
              </w:rPr>
              <w:t>6</w:t>
            </w:r>
            <w:r>
              <w:fldChar w:fldCharType="end"/>
            </w:r>
          </w:hyperlink>
        </w:p>
        <w:p w:rsidR="00CC7565" w:rsidP="3B099937" w:rsidRDefault="00753F8C" w14:paraId="0103B44E" w14:textId="6193F440">
          <w:pPr>
            <w:pStyle w:val="TOC1"/>
            <w:tabs>
              <w:tab w:val="right" w:leader="dot" w:pos="9045"/>
            </w:tabs>
            <w:rPr>
              <w:rStyle w:val="Hyperlink"/>
              <w:lang w:eastAsia="en-IN"/>
            </w:rPr>
            <w:pPrChange w:author="Desai, Ameet" w:date="2023-11-16T01:23:55.971Z">
              <w:pPr/>
            </w:pPrChange>
          </w:pPr>
          <w:hyperlink w:anchor="_Toc1202081840">
            <w:r w:rsidRPr="3B099937" w:rsidR="3B099937">
              <w:rPr>
                <w:rStyle w:val="Hyperlink"/>
              </w:rPr>
              <w:t>2.2 Control Domain</w:t>
            </w:r>
            <w:ins w:author="Desai, Ameet" w:date="2023-11-16T01:23:55.971Z" w:id="947000894">
              <w:r>
                <w:tab/>
              </w:r>
            </w:ins>
            <w:r>
              <w:fldChar w:fldCharType="begin"/>
            </w:r>
            <w:r>
              <w:instrText xml:space="preserve">PAGEREF _Toc1202081840 \h</w:instrText>
            </w:r>
            <w:r>
              <w:fldChar w:fldCharType="separate"/>
            </w:r>
            <w:r w:rsidRPr="3B099937" w:rsidR="3B099937">
              <w:rPr>
                <w:rStyle w:val="Hyperlink"/>
              </w:rPr>
              <w:t>6</w:t>
            </w:r>
            <w:r>
              <w:fldChar w:fldCharType="end"/>
            </w:r>
          </w:hyperlink>
        </w:p>
        <w:p w:rsidR="00CC7565" w:rsidP="3B099937" w:rsidRDefault="00753F8C" w14:paraId="0628CF4F" w14:textId="7A6E66DE">
          <w:pPr>
            <w:pStyle w:val="TOC1"/>
            <w:tabs>
              <w:tab w:val="right" w:leader="dot" w:pos="9045"/>
            </w:tabs>
            <w:rPr>
              <w:rStyle w:val="Hyperlink"/>
              <w:lang w:eastAsia="en-IN"/>
            </w:rPr>
            <w:pPrChange w:author="Desai, Ameet" w:date="2023-11-16T01:23:55.974Z">
              <w:pPr/>
            </w:pPrChange>
          </w:pPr>
          <w:hyperlink w:anchor="_Toc991776815">
            <w:r w:rsidRPr="3B099937" w:rsidR="3B099937">
              <w:rPr>
                <w:rStyle w:val="Hyperlink"/>
              </w:rPr>
              <w:t>2.3 Non-Compliance Message</w:t>
            </w:r>
            <w:ins w:author="Desai, Ameet" w:date="2023-11-16T01:23:55.974Z" w:id="492102940">
              <w:r>
                <w:tab/>
              </w:r>
            </w:ins>
            <w:r>
              <w:fldChar w:fldCharType="begin"/>
            </w:r>
            <w:r>
              <w:instrText xml:space="preserve">PAGEREF _Toc991776815 \h</w:instrText>
            </w:r>
            <w:r>
              <w:fldChar w:fldCharType="separate"/>
            </w:r>
            <w:r w:rsidRPr="3B099937" w:rsidR="3B099937">
              <w:rPr>
                <w:rStyle w:val="Hyperlink"/>
              </w:rPr>
              <w:t>7</w:t>
            </w:r>
            <w:r>
              <w:fldChar w:fldCharType="end"/>
            </w:r>
          </w:hyperlink>
        </w:p>
        <w:p w:rsidR="00CC7565" w:rsidP="3B099937" w:rsidRDefault="00753F8C" w14:paraId="66A5BB4D" w14:textId="4F6D0154">
          <w:pPr>
            <w:pStyle w:val="TOC1"/>
            <w:tabs>
              <w:tab w:val="right" w:leader="dot" w:pos="9045"/>
            </w:tabs>
            <w:rPr>
              <w:rStyle w:val="Hyperlink"/>
              <w:lang w:eastAsia="en-IN"/>
            </w:rPr>
            <w:pPrChange w:author="Desai, Ameet" w:date="2023-11-16T01:23:55.977Z">
              <w:pPr/>
            </w:pPrChange>
          </w:pPr>
          <w:hyperlink w:anchor="_Toc1716808439">
            <w:r w:rsidRPr="3B099937" w:rsidR="3B099937">
              <w:rPr>
                <w:rStyle w:val="Hyperlink"/>
              </w:rPr>
              <w:t>2.4 Policy Definition</w:t>
            </w:r>
            <w:ins w:author="Desai, Ameet" w:date="2023-11-16T01:23:55.977Z" w:id="1066373434">
              <w:r>
                <w:tab/>
              </w:r>
            </w:ins>
            <w:r>
              <w:fldChar w:fldCharType="begin"/>
            </w:r>
            <w:r>
              <w:instrText xml:space="preserve">PAGEREF _Toc1716808439 \h</w:instrText>
            </w:r>
            <w:r>
              <w:fldChar w:fldCharType="separate"/>
            </w:r>
            <w:r w:rsidRPr="3B099937" w:rsidR="3B099937">
              <w:rPr>
                <w:rStyle w:val="Hyperlink"/>
              </w:rPr>
              <w:t>7</w:t>
            </w:r>
            <w:r>
              <w:fldChar w:fldCharType="end"/>
            </w:r>
          </w:hyperlink>
        </w:p>
        <w:p w:rsidR="00CC7565" w:rsidP="3B099937" w:rsidRDefault="00753F8C" w14:paraId="7F0F67BF" w14:textId="7F72A693">
          <w:pPr>
            <w:pStyle w:val="TOC1"/>
            <w:tabs>
              <w:tab w:val="right" w:leader="dot" w:pos="9045"/>
            </w:tabs>
            <w:rPr>
              <w:rStyle w:val="Hyperlink"/>
              <w:lang w:eastAsia="en-IN"/>
            </w:rPr>
            <w:pPrChange w:author="Desai, Ameet" w:date="2023-11-16T01:23:55.98Z">
              <w:pPr/>
            </w:pPrChange>
          </w:pPr>
          <w:hyperlink w:anchor="_Toc951489992">
            <w:r w:rsidRPr="3B099937" w:rsidR="3B099937">
              <w:rPr>
                <w:rStyle w:val="Hyperlink"/>
              </w:rPr>
              <w:t>2.5 Error Details</w:t>
            </w:r>
            <w:ins w:author="Desai, Ameet" w:date="2023-11-16T01:23:55.979Z" w:id="335187604">
              <w:r>
                <w:tab/>
              </w:r>
            </w:ins>
            <w:r>
              <w:fldChar w:fldCharType="begin"/>
            </w:r>
            <w:r>
              <w:instrText xml:space="preserve">PAGEREF _Toc951489992 \h</w:instrText>
            </w:r>
            <w:r>
              <w:fldChar w:fldCharType="separate"/>
            </w:r>
            <w:r w:rsidRPr="3B099937" w:rsidR="3B099937">
              <w:rPr>
                <w:rStyle w:val="Hyperlink"/>
              </w:rPr>
              <w:t>8</w:t>
            </w:r>
            <w:r>
              <w:fldChar w:fldCharType="end"/>
            </w:r>
          </w:hyperlink>
        </w:p>
        <w:p w:rsidR="00CC7565" w:rsidP="3B099937" w:rsidRDefault="00753F8C" w14:paraId="0D0C051F" w14:textId="0A7635E4">
          <w:pPr>
            <w:pStyle w:val="TOC1"/>
            <w:tabs>
              <w:tab w:val="right" w:leader="dot" w:pos="9045"/>
            </w:tabs>
            <w:rPr>
              <w:rStyle w:val="Hyperlink"/>
              <w:lang w:eastAsia="en-IN"/>
            </w:rPr>
            <w:pPrChange w:author="Desai, Ameet" w:date="2023-11-16T01:23:55.982Z">
              <w:pPr/>
            </w:pPrChange>
          </w:pPr>
          <w:hyperlink w:anchor="_Toc1994562015">
            <w:r w:rsidRPr="3B099937" w:rsidR="3B099937">
              <w:rPr>
                <w:rStyle w:val="Hyperlink"/>
              </w:rPr>
              <w:t>2.6 Exceptions</w:t>
            </w:r>
            <w:ins w:author="Desai, Ameet" w:date="2023-11-16T01:23:55.981Z" w:id="1846569320">
              <w:r>
                <w:tab/>
              </w:r>
            </w:ins>
            <w:r>
              <w:fldChar w:fldCharType="begin"/>
            </w:r>
            <w:r>
              <w:instrText xml:space="preserve">PAGEREF _Toc1994562015 \h</w:instrText>
            </w:r>
            <w:r>
              <w:fldChar w:fldCharType="separate"/>
            </w:r>
            <w:r w:rsidRPr="3B099937" w:rsidR="3B099937">
              <w:rPr>
                <w:rStyle w:val="Hyperlink"/>
              </w:rPr>
              <w:t>8</w:t>
            </w:r>
            <w:r>
              <w:fldChar w:fldCharType="end"/>
            </w:r>
          </w:hyperlink>
        </w:p>
        <w:p w:rsidR="00CC7565" w:rsidP="3B099937" w:rsidRDefault="00753F8C" w14:paraId="212D3E1F" w14:textId="443DF0CA">
          <w:pPr>
            <w:pStyle w:val="TOC1"/>
            <w:tabs>
              <w:tab w:val="right" w:leader="dot" w:pos="9045"/>
            </w:tabs>
            <w:rPr>
              <w:rStyle w:val="Hyperlink"/>
              <w:lang w:eastAsia="en-IN"/>
            </w:rPr>
            <w:pPrChange w:author="Desai, Ameet" w:date="2023-11-16T01:23:55.984Z">
              <w:pPr/>
            </w:pPrChange>
          </w:pPr>
          <w:hyperlink w:anchor="_Toc958898588">
            <w:r w:rsidRPr="3B099937" w:rsidR="3B099937">
              <w:rPr>
                <w:rStyle w:val="Hyperlink"/>
              </w:rPr>
              <w:t>3. Best Practice 03 Azure Monitor should collect activity logs from all regions.</w:t>
            </w:r>
            <w:ins w:author="Desai, Ameet" w:date="2023-11-16T01:23:55.984Z" w:id="1105671527">
              <w:r>
                <w:tab/>
              </w:r>
            </w:ins>
            <w:r>
              <w:fldChar w:fldCharType="begin"/>
            </w:r>
            <w:r>
              <w:instrText xml:space="preserve">PAGEREF _Toc958898588 \h</w:instrText>
            </w:r>
            <w:r>
              <w:fldChar w:fldCharType="separate"/>
            </w:r>
            <w:r w:rsidRPr="3B099937" w:rsidR="3B099937">
              <w:rPr>
                <w:rStyle w:val="Hyperlink"/>
              </w:rPr>
              <w:t>9</w:t>
            </w:r>
            <w:r>
              <w:fldChar w:fldCharType="end"/>
            </w:r>
          </w:hyperlink>
        </w:p>
        <w:p w:rsidR="00CC7565" w:rsidP="3B099937" w:rsidRDefault="00753F8C" w14:paraId="5FB4E627" w14:textId="4EDFE452">
          <w:pPr>
            <w:pStyle w:val="TOC1"/>
            <w:tabs>
              <w:tab w:val="right" w:leader="dot" w:pos="9045"/>
            </w:tabs>
            <w:rPr>
              <w:rStyle w:val="Hyperlink"/>
              <w:lang w:eastAsia="en-IN"/>
            </w:rPr>
            <w:pPrChange w:author="Desai, Ameet" w:date="2023-11-16T01:23:55.986Z">
              <w:pPr/>
            </w:pPrChange>
          </w:pPr>
          <w:hyperlink w:anchor="_Toc1222418877">
            <w:r w:rsidRPr="3B099937" w:rsidR="3B099937">
              <w:rPr>
                <w:rStyle w:val="Hyperlink"/>
              </w:rPr>
              <w:t>3.1 Description</w:t>
            </w:r>
            <w:ins w:author="Desai, Ameet" w:date="2023-11-16T01:23:55.986Z" w:id="1057174417">
              <w:r>
                <w:tab/>
              </w:r>
            </w:ins>
            <w:r>
              <w:fldChar w:fldCharType="begin"/>
            </w:r>
            <w:r>
              <w:instrText xml:space="preserve">PAGEREF _Toc1222418877 \h</w:instrText>
            </w:r>
            <w:r>
              <w:fldChar w:fldCharType="separate"/>
            </w:r>
            <w:r w:rsidRPr="3B099937" w:rsidR="3B099937">
              <w:rPr>
                <w:rStyle w:val="Hyperlink"/>
              </w:rPr>
              <w:t>9</w:t>
            </w:r>
            <w:r>
              <w:fldChar w:fldCharType="end"/>
            </w:r>
          </w:hyperlink>
        </w:p>
        <w:p w:rsidR="00CC7565" w:rsidP="3B099937" w:rsidRDefault="00753F8C" w14:paraId="39EE5D88" w14:textId="234334D9">
          <w:pPr>
            <w:pStyle w:val="TOC1"/>
            <w:tabs>
              <w:tab w:val="right" w:leader="dot" w:pos="9045"/>
            </w:tabs>
            <w:rPr>
              <w:rStyle w:val="Hyperlink"/>
              <w:lang w:eastAsia="en-IN"/>
            </w:rPr>
            <w:pPrChange w:author="Desai, Ameet" w:date="2023-11-16T01:23:55.989Z">
              <w:pPr/>
            </w:pPrChange>
          </w:pPr>
          <w:hyperlink w:anchor="_Toc1811100940">
            <w:r w:rsidRPr="3B099937" w:rsidR="3B099937">
              <w:rPr>
                <w:rStyle w:val="Hyperlink"/>
              </w:rPr>
              <w:t>3.2 Control Domain</w:t>
            </w:r>
            <w:ins w:author="Desai, Ameet" w:date="2023-11-16T01:23:55.988Z" w:id="465495587">
              <w:r>
                <w:tab/>
              </w:r>
            </w:ins>
            <w:r>
              <w:fldChar w:fldCharType="begin"/>
            </w:r>
            <w:r>
              <w:instrText xml:space="preserve">PAGEREF _Toc1811100940 \h</w:instrText>
            </w:r>
            <w:r>
              <w:fldChar w:fldCharType="separate"/>
            </w:r>
            <w:r w:rsidRPr="3B099937" w:rsidR="3B099937">
              <w:rPr>
                <w:rStyle w:val="Hyperlink"/>
              </w:rPr>
              <w:t>9</w:t>
            </w:r>
            <w:r>
              <w:fldChar w:fldCharType="end"/>
            </w:r>
          </w:hyperlink>
        </w:p>
        <w:p w:rsidR="00CC7565" w:rsidP="3B099937" w:rsidRDefault="00753F8C" w14:paraId="0886EB73" w14:textId="02849DC0">
          <w:pPr>
            <w:pStyle w:val="TOC1"/>
            <w:tabs>
              <w:tab w:val="right" w:leader="dot" w:pos="9045"/>
            </w:tabs>
            <w:rPr>
              <w:rStyle w:val="Hyperlink"/>
              <w:lang w:eastAsia="en-IN"/>
            </w:rPr>
            <w:pPrChange w:author="Desai, Ameet" w:date="2023-11-16T01:23:55.993Z">
              <w:pPr/>
            </w:pPrChange>
          </w:pPr>
          <w:hyperlink w:anchor="_Toc2096654616">
            <w:r w:rsidRPr="3B099937" w:rsidR="3B099937">
              <w:rPr>
                <w:rStyle w:val="Hyperlink"/>
              </w:rPr>
              <w:t>3.3 Non-Compliance Message</w:t>
            </w:r>
            <w:ins w:author="Desai, Ameet" w:date="2023-11-16T01:23:55.992Z" w:id="1844050660">
              <w:r>
                <w:tab/>
              </w:r>
            </w:ins>
            <w:r>
              <w:fldChar w:fldCharType="begin"/>
            </w:r>
            <w:r>
              <w:instrText xml:space="preserve">PAGEREF _Toc2096654616 \h</w:instrText>
            </w:r>
            <w:r>
              <w:fldChar w:fldCharType="separate"/>
            </w:r>
            <w:r w:rsidRPr="3B099937" w:rsidR="3B099937">
              <w:rPr>
                <w:rStyle w:val="Hyperlink"/>
              </w:rPr>
              <w:t>9</w:t>
            </w:r>
            <w:r>
              <w:fldChar w:fldCharType="end"/>
            </w:r>
          </w:hyperlink>
        </w:p>
        <w:p w:rsidR="00CC7565" w:rsidP="3B099937" w:rsidRDefault="00753F8C" w14:paraId="3B03415E" w14:textId="50C74F77">
          <w:pPr>
            <w:pStyle w:val="TOC1"/>
            <w:tabs>
              <w:tab w:val="right" w:leader="dot" w:pos="9045"/>
            </w:tabs>
            <w:rPr>
              <w:rStyle w:val="Hyperlink"/>
              <w:lang w:eastAsia="en-IN"/>
            </w:rPr>
            <w:pPrChange w:author="Desai, Ameet" w:date="2023-11-16T01:23:55.996Z">
              <w:pPr/>
            </w:pPrChange>
          </w:pPr>
          <w:hyperlink w:anchor="_Toc782743324">
            <w:r w:rsidRPr="3B099937" w:rsidR="3B099937">
              <w:rPr>
                <w:rStyle w:val="Hyperlink"/>
              </w:rPr>
              <w:t>3.4 Policy Definition</w:t>
            </w:r>
            <w:ins w:author="Desai, Ameet" w:date="2023-11-16T01:23:55.995Z" w:id="557788679">
              <w:r>
                <w:tab/>
              </w:r>
            </w:ins>
            <w:r>
              <w:fldChar w:fldCharType="begin"/>
            </w:r>
            <w:r>
              <w:instrText xml:space="preserve">PAGEREF _Toc782743324 \h</w:instrText>
            </w:r>
            <w:r>
              <w:fldChar w:fldCharType="separate"/>
            </w:r>
            <w:r w:rsidRPr="3B099937" w:rsidR="3B099937">
              <w:rPr>
                <w:rStyle w:val="Hyperlink"/>
              </w:rPr>
              <w:t>10</w:t>
            </w:r>
            <w:r>
              <w:fldChar w:fldCharType="end"/>
            </w:r>
          </w:hyperlink>
        </w:p>
        <w:p w:rsidR="00CC7565" w:rsidP="3B099937" w:rsidRDefault="00753F8C" w14:paraId="06EF7B88" w14:textId="38A03DCD">
          <w:pPr>
            <w:pStyle w:val="TOC1"/>
            <w:tabs>
              <w:tab w:val="right" w:leader="dot" w:pos="9045"/>
            </w:tabs>
            <w:rPr>
              <w:rStyle w:val="Hyperlink"/>
              <w:lang w:eastAsia="en-IN"/>
            </w:rPr>
            <w:pPrChange w:author="Desai, Ameet" w:date="2023-11-16T01:23:55.998Z">
              <w:pPr/>
            </w:pPrChange>
          </w:pPr>
          <w:hyperlink w:anchor="_Toc667863361">
            <w:r w:rsidRPr="3B099937" w:rsidR="3B099937">
              <w:rPr>
                <w:rStyle w:val="Hyperlink"/>
              </w:rPr>
              <w:t>3.5 Error Details</w:t>
            </w:r>
            <w:ins w:author="Desai, Ameet" w:date="2023-11-16T01:23:55.997Z" w:id="333345242">
              <w:r>
                <w:tab/>
              </w:r>
            </w:ins>
            <w:r>
              <w:fldChar w:fldCharType="begin"/>
            </w:r>
            <w:r>
              <w:instrText xml:space="preserve">PAGEREF _Toc667863361 \h</w:instrText>
            </w:r>
            <w:r>
              <w:fldChar w:fldCharType="separate"/>
            </w:r>
            <w:r w:rsidRPr="3B099937" w:rsidR="3B099937">
              <w:rPr>
                <w:rStyle w:val="Hyperlink"/>
              </w:rPr>
              <w:t>16</w:t>
            </w:r>
            <w:r>
              <w:fldChar w:fldCharType="end"/>
            </w:r>
          </w:hyperlink>
        </w:p>
        <w:p w:rsidR="00CC7565" w:rsidP="3B099937" w:rsidRDefault="00753F8C" w14:paraId="2C62D5B7" w14:textId="3F7DAAA8">
          <w:pPr>
            <w:pStyle w:val="TOC1"/>
            <w:tabs>
              <w:tab w:val="right" w:leader="dot" w:pos="9045"/>
            </w:tabs>
            <w:rPr>
              <w:rStyle w:val="Hyperlink"/>
              <w:lang w:eastAsia="en-IN"/>
            </w:rPr>
            <w:pPrChange w:author="Desai, Ameet" w:date="2023-11-16T01:23:56.002Z">
              <w:pPr/>
            </w:pPrChange>
          </w:pPr>
          <w:hyperlink w:anchor="_Toc887348083">
            <w:r w:rsidRPr="3B099937" w:rsidR="3B099937">
              <w:rPr>
                <w:rStyle w:val="Hyperlink"/>
              </w:rPr>
              <w:t>3.6 Exceptions</w:t>
            </w:r>
            <w:ins w:author="Desai, Ameet" w:date="2023-11-16T01:23:56.001Z" w:id="347919872">
              <w:r>
                <w:tab/>
              </w:r>
            </w:ins>
            <w:r>
              <w:fldChar w:fldCharType="begin"/>
            </w:r>
            <w:r>
              <w:instrText xml:space="preserve">PAGEREF _Toc887348083 \h</w:instrText>
            </w:r>
            <w:r>
              <w:fldChar w:fldCharType="separate"/>
            </w:r>
            <w:r w:rsidRPr="3B099937" w:rsidR="3B099937">
              <w:rPr>
                <w:rStyle w:val="Hyperlink"/>
              </w:rPr>
              <w:t>17</w:t>
            </w:r>
            <w:r>
              <w:fldChar w:fldCharType="end"/>
            </w:r>
          </w:hyperlink>
        </w:p>
        <w:p w:rsidR="00CC7565" w:rsidP="3B099937" w:rsidRDefault="00753F8C" w14:paraId="66ADA7FE" w14:textId="2229E02E">
          <w:pPr>
            <w:pStyle w:val="TOC1"/>
            <w:tabs>
              <w:tab w:val="right" w:leader="dot" w:pos="9045"/>
            </w:tabs>
            <w:rPr>
              <w:rStyle w:val="Hyperlink"/>
              <w:lang w:eastAsia="en-IN"/>
            </w:rPr>
            <w:pPrChange w:author="Desai, Ameet" w:date="2023-11-16T01:23:56.006Z">
              <w:pPr/>
            </w:pPrChange>
          </w:pPr>
          <w:hyperlink w:anchor="_Toc1110389417">
            <w:r w:rsidRPr="3B099937" w:rsidR="3B099937">
              <w:rPr>
                <w:rStyle w:val="Hyperlink"/>
              </w:rPr>
              <w:t>4. Scenario 04 Azure Monitor log profile should collect logs for categories 'write,' 'delete,' and 'action'.</w:t>
            </w:r>
            <w:ins w:author="Desai, Ameet" w:date="2023-11-16T01:23:56.005Z" w:id="2060808163">
              <w:r>
                <w:tab/>
              </w:r>
            </w:ins>
            <w:r>
              <w:fldChar w:fldCharType="begin"/>
            </w:r>
            <w:r>
              <w:instrText xml:space="preserve">PAGEREF _Toc1110389417 \h</w:instrText>
            </w:r>
            <w:r>
              <w:fldChar w:fldCharType="separate"/>
            </w:r>
            <w:r w:rsidRPr="3B099937" w:rsidR="3B099937">
              <w:rPr>
                <w:rStyle w:val="Hyperlink"/>
              </w:rPr>
              <w:t>18</w:t>
            </w:r>
            <w:r>
              <w:fldChar w:fldCharType="end"/>
            </w:r>
          </w:hyperlink>
        </w:p>
        <w:p w:rsidR="00CC7565" w:rsidP="3B099937" w:rsidRDefault="00753F8C" w14:paraId="2F12A54C" w14:textId="413EA219">
          <w:pPr>
            <w:pStyle w:val="TOC1"/>
            <w:tabs>
              <w:tab w:val="right" w:leader="dot" w:pos="9045"/>
            </w:tabs>
            <w:rPr>
              <w:rStyle w:val="Hyperlink"/>
              <w:lang w:eastAsia="en-IN"/>
            </w:rPr>
            <w:pPrChange w:author="Desai, Ameet" w:date="2023-11-16T01:23:56.008Z">
              <w:pPr/>
            </w:pPrChange>
          </w:pPr>
          <w:hyperlink w:anchor="_Toc528192419">
            <w:r w:rsidRPr="3B099937" w:rsidR="3B099937">
              <w:rPr>
                <w:rStyle w:val="Hyperlink"/>
              </w:rPr>
              <w:t>4.1 Description</w:t>
            </w:r>
            <w:ins w:author="Desai, Ameet" w:date="2023-11-16T01:23:56.008Z" w:id="1131713779">
              <w:r>
                <w:tab/>
              </w:r>
            </w:ins>
            <w:r>
              <w:fldChar w:fldCharType="begin"/>
            </w:r>
            <w:r>
              <w:instrText xml:space="preserve">PAGEREF _Toc528192419 \h</w:instrText>
            </w:r>
            <w:r>
              <w:fldChar w:fldCharType="separate"/>
            </w:r>
            <w:r w:rsidRPr="3B099937" w:rsidR="3B099937">
              <w:rPr>
                <w:rStyle w:val="Hyperlink"/>
              </w:rPr>
              <w:t>18</w:t>
            </w:r>
            <w:r>
              <w:fldChar w:fldCharType="end"/>
            </w:r>
          </w:hyperlink>
        </w:p>
        <w:p w:rsidR="00CC7565" w:rsidP="3B099937" w:rsidRDefault="00753F8C" w14:paraId="795C2F45" w14:textId="529D33B4">
          <w:pPr>
            <w:pStyle w:val="TOC1"/>
            <w:tabs>
              <w:tab w:val="right" w:leader="dot" w:pos="9045"/>
            </w:tabs>
            <w:rPr>
              <w:rStyle w:val="Hyperlink"/>
              <w:lang w:eastAsia="en-IN"/>
            </w:rPr>
            <w:pPrChange w:author="Desai, Ameet" w:date="2023-11-16T01:23:56.011Z">
              <w:pPr/>
            </w:pPrChange>
          </w:pPr>
          <w:hyperlink w:anchor="_Toc250059354">
            <w:r w:rsidRPr="3B099937" w:rsidR="3B099937">
              <w:rPr>
                <w:rStyle w:val="Hyperlink"/>
              </w:rPr>
              <w:t>4.2 Control Domain</w:t>
            </w:r>
            <w:ins w:author="Desai, Ameet" w:date="2023-11-16T01:23:56.01Z" w:id="1454168578">
              <w:r>
                <w:tab/>
              </w:r>
            </w:ins>
            <w:r>
              <w:fldChar w:fldCharType="begin"/>
            </w:r>
            <w:r>
              <w:instrText xml:space="preserve">PAGEREF _Toc250059354 \h</w:instrText>
            </w:r>
            <w:r>
              <w:fldChar w:fldCharType="separate"/>
            </w:r>
            <w:r w:rsidRPr="3B099937" w:rsidR="3B099937">
              <w:rPr>
                <w:rStyle w:val="Hyperlink"/>
              </w:rPr>
              <w:t>18</w:t>
            </w:r>
            <w:r>
              <w:fldChar w:fldCharType="end"/>
            </w:r>
          </w:hyperlink>
        </w:p>
        <w:p w:rsidR="00CC7565" w:rsidP="3B099937" w:rsidRDefault="00753F8C" w14:paraId="608E6206" w14:textId="32460C17">
          <w:pPr>
            <w:pStyle w:val="TOC1"/>
            <w:tabs>
              <w:tab w:val="right" w:leader="dot" w:pos="9045"/>
            </w:tabs>
            <w:rPr>
              <w:rStyle w:val="Hyperlink"/>
              <w:lang w:eastAsia="en-IN"/>
            </w:rPr>
            <w:pPrChange w:author="Desai, Ameet" w:date="2023-11-16T01:23:56.013Z">
              <w:pPr/>
            </w:pPrChange>
          </w:pPr>
          <w:hyperlink w:anchor="_Toc2069157383">
            <w:r w:rsidRPr="3B099937" w:rsidR="3B099937">
              <w:rPr>
                <w:rStyle w:val="Hyperlink"/>
              </w:rPr>
              <w:t>4.3 Non-Compliance Message</w:t>
            </w:r>
            <w:ins w:author="Desai, Ameet" w:date="2023-11-16T01:23:56.013Z" w:id="394121961">
              <w:r>
                <w:tab/>
              </w:r>
            </w:ins>
            <w:r>
              <w:fldChar w:fldCharType="begin"/>
            </w:r>
            <w:r>
              <w:instrText xml:space="preserve">PAGEREF _Toc2069157383 \h</w:instrText>
            </w:r>
            <w:r>
              <w:fldChar w:fldCharType="separate"/>
            </w:r>
            <w:r w:rsidRPr="3B099937" w:rsidR="3B099937">
              <w:rPr>
                <w:rStyle w:val="Hyperlink"/>
              </w:rPr>
              <w:t>18</w:t>
            </w:r>
            <w:r>
              <w:fldChar w:fldCharType="end"/>
            </w:r>
          </w:hyperlink>
        </w:p>
        <w:p w:rsidR="00CC7565" w:rsidP="3B099937" w:rsidRDefault="00753F8C" w14:paraId="5153790A" w14:textId="57645C02">
          <w:pPr>
            <w:pStyle w:val="TOC1"/>
            <w:tabs>
              <w:tab w:val="right" w:leader="dot" w:pos="9045"/>
            </w:tabs>
            <w:rPr>
              <w:rStyle w:val="Hyperlink"/>
              <w:lang w:eastAsia="en-IN"/>
            </w:rPr>
            <w:pPrChange w:author="Desai, Ameet" w:date="2023-11-16T01:23:56.016Z">
              <w:pPr/>
            </w:pPrChange>
          </w:pPr>
          <w:hyperlink w:anchor="_Toc1300378052">
            <w:r w:rsidRPr="3B099937" w:rsidR="3B099937">
              <w:rPr>
                <w:rStyle w:val="Hyperlink"/>
              </w:rPr>
              <w:t>4.5 Error Details</w:t>
            </w:r>
            <w:ins w:author="Desai, Ameet" w:date="2023-11-16T01:23:56.015Z" w:id="1915454058">
              <w:r>
                <w:tab/>
              </w:r>
            </w:ins>
            <w:r>
              <w:fldChar w:fldCharType="begin"/>
            </w:r>
            <w:r>
              <w:instrText xml:space="preserve">PAGEREF _Toc1300378052 \h</w:instrText>
            </w:r>
            <w:r>
              <w:fldChar w:fldCharType="separate"/>
            </w:r>
            <w:r w:rsidRPr="3B099937" w:rsidR="3B099937">
              <w:rPr>
                <w:rStyle w:val="Hyperlink"/>
              </w:rPr>
              <w:t>20</w:t>
            </w:r>
            <w:r>
              <w:fldChar w:fldCharType="end"/>
            </w:r>
          </w:hyperlink>
        </w:p>
        <w:p w:rsidR="00CC7565" w:rsidP="3B099937" w:rsidRDefault="00753F8C" w14:paraId="0A574DF3" w14:textId="0CC7B3CE">
          <w:pPr>
            <w:pStyle w:val="TOC1"/>
            <w:tabs>
              <w:tab w:val="right" w:leader="dot" w:pos="9045"/>
            </w:tabs>
            <w:rPr>
              <w:rStyle w:val="Hyperlink"/>
              <w:lang w:eastAsia="en-IN"/>
            </w:rPr>
            <w:pPrChange w:author="Desai, Ameet" w:date="2023-11-16T01:23:56.018Z">
              <w:pPr/>
            </w:pPrChange>
          </w:pPr>
          <w:hyperlink w:anchor="_Toc1190491253">
            <w:r w:rsidRPr="3B099937" w:rsidR="3B099937">
              <w:rPr>
                <w:rStyle w:val="Hyperlink"/>
              </w:rPr>
              <w:t>4.6 Exceptions</w:t>
            </w:r>
            <w:ins w:author="Desai, Ameet" w:date="2023-11-16T01:23:56.018Z" w:id="1828586752">
              <w:r>
                <w:tab/>
              </w:r>
            </w:ins>
            <w:r>
              <w:fldChar w:fldCharType="begin"/>
            </w:r>
            <w:r>
              <w:instrText xml:space="preserve">PAGEREF _Toc1190491253 \h</w:instrText>
            </w:r>
            <w:r>
              <w:fldChar w:fldCharType="separate"/>
            </w:r>
            <w:r w:rsidRPr="3B099937" w:rsidR="3B099937">
              <w:rPr>
                <w:rStyle w:val="Hyperlink"/>
              </w:rPr>
              <w:t>20</w:t>
            </w:r>
            <w:r>
              <w:fldChar w:fldCharType="end"/>
            </w:r>
          </w:hyperlink>
        </w:p>
        <w:p w:rsidR="00CC7565" w:rsidP="3B099937" w:rsidRDefault="00753F8C" w14:paraId="52562A89" w14:textId="09580EFE">
          <w:pPr>
            <w:pStyle w:val="TOC1"/>
            <w:tabs>
              <w:tab w:val="right" w:leader="dot" w:pos="9045"/>
            </w:tabs>
            <w:rPr>
              <w:rStyle w:val="Hyperlink"/>
              <w:lang w:eastAsia="en-IN"/>
            </w:rPr>
            <w:pPrChange w:author="Desai, Ameet" w:date="2023-11-16T01:23:56.021Z">
              <w:pPr/>
            </w:pPrChange>
          </w:pPr>
          <w:hyperlink w:anchor="_Toc1457892908">
            <w:r w:rsidRPr="3B099937" w:rsidR="3B099937">
              <w:rPr>
                <w:rStyle w:val="Hyperlink"/>
              </w:rPr>
              <w:t>5. Best practice 05 Storage account containing the container with activity logs must be encrypted with BYOK.</w:t>
            </w:r>
            <w:ins w:author="Desai, Ameet" w:date="2023-11-16T01:23:56.02Z" w:id="1580291324">
              <w:r>
                <w:tab/>
              </w:r>
            </w:ins>
            <w:r>
              <w:fldChar w:fldCharType="begin"/>
            </w:r>
            <w:r>
              <w:instrText xml:space="preserve">PAGEREF _Toc1457892908 \h</w:instrText>
            </w:r>
            <w:r>
              <w:fldChar w:fldCharType="separate"/>
            </w:r>
            <w:r w:rsidRPr="3B099937" w:rsidR="3B099937">
              <w:rPr>
                <w:rStyle w:val="Hyperlink"/>
              </w:rPr>
              <w:t>21</w:t>
            </w:r>
            <w:r>
              <w:fldChar w:fldCharType="end"/>
            </w:r>
          </w:hyperlink>
        </w:p>
        <w:p w:rsidR="00CC7565" w:rsidP="3B099937" w:rsidRDefault="00753F8C" w14:paraId="4EAA99A4" w14:textId="55D2C9D2">
          <w:pPr>
            <w:pStyle w:val="TOC1"/>
            <w:tabs>
              <w:tab w:val="right" w:leader="dot" w:pos="9045"/>
            </w:tabs>
            <w:rPr>
              <w:rStyle w:val="Hyperlink"/>
              <w:lang w:eastAsia="en-IN"/>
            </w:rPr>
            <w:pPrChange w:author="Desai, Ameet" w:date="2023-11-16T01:23:56.023Z">
              <w:pPr/>
            </w:pPrChange>
          </w:pPr>
          <w:hyperlink w:anchor="_Toc904151046">
            <w:r w:rsidRPr="3B099937" w:rsidR="3B099937">
              <w:rPr>
                <w:rStyle w:val="Hyperlink"/>
              </w:rPr>
              <w:t>5.1 Description</w:t>
            </w:r>
            <w:ins w:author="Desai, Ameet" w:date="2023-11-16T01:23:56.023Z" w:id="890194026">
              <w:r>
                <w:tab/>
              </w:r>
            </w:ins>
            <w:r>
              <w:fldChar w:fldCharType="begin"/>
            </w:r>
            <w:r>
              <w:instrText xml:space="preserve">PAGEREF _Toc904151046 \h</w:instrText>
            </w:r>
            <w:r>
              <w:fldChar w:fldCharType="separate"/>
            </w:r>
            <w:r w:rsidRPr="3B099937" w:rsidR="3B099937">
              <w:rPr>
                <w:rStyle w:val="Hyperlink"/>
              </w:rPr>
              <w:t>21</w:t>
            </w:r>
            <w:r>
              <w:fldChar w:fldCharType="end"/>
            </w:r>
          </w:hyperlink>
        </w:p>
        <w:p w:rsidR="00CC7565" w:rsidP="3B099937" w:rsidRDefault="00753F8C" w14:paraId="01D51A8C" w14:textId="3D9216A3">
          <w:pPr>
            <w:pStyle w:val="TOC1"/>
            <w:tabs>
              <w:tab w:val="right" w:leader="dot" w:pos="9045"/>
            </w:tabs>
            <w:rPr>
              <w:rStyle w:val="Hyperlink"/>
              <w:lang w:eastAsia="en-IN"/>
            </w:rPr>
            <w:pPrChange w:author="Desai, Ameet" w:date="2023-11-16T01:23:56.026Z">
              <w:pPr/>
            </w:pPrChange>
          </w:pPr>
          <w:hyperlink w:anchor="_Toc629303309">
            <w:r w:rsidRPr="3B099937" w:rsidR="3B099937">
              <w:rPr>
                <w:rStyle w:val="Hyperlink"/>
              </w:rPr>
              <w:t>5.2 Control Domain</w:t>
            </w:r>
            <w:ins w:author="Desai, Ameet" w:date="2023-11-16T01:23:56.025Z" w:id="656537669">
              <w:r>
                <w:tab/>
              </w:r>
            </w:ins>
            <w:r>
              <w:fldChar w:fldCharType="begin"/>
            </w:r>
            <w:r>
              <w:instrText xml:space="preserve">PAGEREF _Toc629303309 \h</w:instrText>
            </w:r>
            <w:r>
              <w:fldChar w:fldCharType="separate"/>
            </w:r>
            <w:r w:rsidRPr="3B099937" w:rsidR="3B099937">
              <w:rPr>
                <w:rStyle w:val="Hyperlink"/>
              </w:rPr>
              <w:t>22</w:t>
            </w:r>
            <w:r>
              <w:fldChar w:fldCharType="end"/>
            </w:r>
          </w:hyperlink>
        </w:p>
        <w:p w:rsidR="00CC7565" w:rsidP="3B099937" w:rsidRDefault="00753F8C" w14:paraId="67682AE6" w14:textId="65408BB0">
          <w:pPr>
            <w:pStyle w:val="TOC1"/>
            <w:tabs>
              <w:tab w:val="right" w:leader="dot" w:pos="9045"/>
            </w:tabs>
            <w:rPr>
              <w:rStyle w:val="Hyperlink"/>
              <w:lang w:eastAsia="en-IN"/>
            </w:rPr>
            <w:pPrChange w:author="Desai, Ameet" w:date="2023-11-16T01:23:56.028Z">
              <w:pPr/>
            </w:pPrChange>
          </w:pPr>
          <w:hyperlink w:anchor="_Toc1843345224">
            <w:r w:rsidRPr="3B099937" w:rsidR="3B099937">
              <w:rPr>
                <w:rStyle w:val="Hyperlink"/>
              </w:rPr>
              <w:t>5.3 Non-Compliance Message</w:t>
            </w:r>
            <w:ins w:author="Desai, Ameet" w:date="2023-11-16T01:23:56.027Z" w:id="422977180">
              <w:r>
                <w:tab/>
              </w:r>
            </w:ins>
            <w:r>
              <w:fldChar w:fldCharType="begin"/>
            </w:r>
            <w:r>
              <w:instrText xml:space="preserve">PAGEREF _Toc1843345224 \h</w:instrText>
            </w:r>
            <w:r>
              <w:fldChar w:fldCharType="separate"/>
            </w:r>
            <w:r w:rsidRPr="3B099937" w:rsidR="3B099937">
              <w:rPr>
                <w:rStyle w:val="Hyperlink"/>
              </w:rPr>
              <w:t>22</w:t>
            </w:r>
            <w:r>
              <w:fldChar w:fldCharType="end"/>
            </w:r>
          </w:hyperlink>
        </w:p>
        <w:p w:rsidR="00CC7565" w:rsidP="3B099937" w:rsidRDefault="00753F8C" w14:paraId="2242A2AF" w14:textId="32CF680F">
          <w:pPr>
            <w:pStyle w:val="TOC1"/>
            <w:tabs>
              <w:tab w:val="right" w:leader="dot" w:pos="9045"/>
            </w:tabs>
            <w:rPr>
              <w:rStyle w:val="Hyperlink"/>
              <w:lang w:eastAsia="en-IN"/>
            </w:rPr>
            <w:pPrChange w:author="Desai, Ameet" w:date="2023-11-16T01:23:56.03Z">
              <w:pPr/>
            </w:pPrChange>
          </w:pPr>
          <w:hyperlink w:anchor="_Toc1925892257">
            <w:r w:rsidRPr="3B099937" w:rsidR="3B099937">
              <w:rPr>
                <w:rStyle w:val="Hyperlink"/>
              </w:rPr>
              <w:t>5.4 Policy Definition</w:t>
            </w:r>
            <w:ins w:author="Desai, Ameet" w:date="2023-11-16T01:23:56.029Z" w:id="44964">
              <w:r>
                <w:tab/>
              </w:r>
            </w:ins>
            <w:r>
              <w:fldChar w:fldCharType="begin"/>
            </w:r>
            <w:r>
              <w:instrText xml:space="preserve">PAGEREF _Toc1925892257 \h</w:instrText>
            </w:r>
            <w:r>
              <w:fldChar w:fldCharType="separate"/>
            </w:r>
            <w:r w:rsidRPr="3B099937" w:rsidR="3B099937">
              <w:rPr>
                <w:rStyle w:val="Hyperlink"/>
              </w:rPr>
              <w:t>22</w:t>
            </w:r>
            <w:r>
              <w:fldChar w:fldCharType="end"/>
            </w:r>
          </w:hyperlink>
        </w:p>
        <w:p w:rsidR="00CC7565" w:rsidP="3B099937" w:rsidRDefault="00753F8C" w14:paraId="7167D7FB" w14:textId="3C7EC893">
          <w:pPr>
            <w:pStyle w:val="TOC1"/>
            <w:tabs>
              <w:tab w:val="right" w:leader="dot" w:pos="9045"/>
            </w:tabs>
            <w:rPr>
              <w:rStyle w:val="Hyperlink"/>
              <w:lang w:eastAsia="en-IN"/>
            </w:rPr>
            <w:pPrChange w:author="Desai, Ameet" w:date="2023-11-16T01:23:56.032Z">
              <w:pPr/>
            </w:pPrChange>
          </w:pPr>
          <w:hyperlink w:anchor="_Toc1729259639">
            <w:r w:rsidRPr="3B099937" w:rsidR="3B099937">
              <w:rPr>
                <w:rStyle w:val="Hyperlink"/>
              </w:rPr>
              <w:t>5.5 Error Details</w:t>
            </w:r>
            <w:ins w:author="Desai, Ameet" w:date="2023-11-16T01:23:56.032Z" w:id="2008429188">
              <w:r>
                <w:tab/>
              </w:r>
            </w:ins>
            <w:r>
              <w:fldChar w:fldCharType="begin"/>
            </w:r>
            <w:r>
              <w:instrText xml:space="preserve">PAGEREF _Toc1729259639 \h</w:instrText>
            </w:r>
            <w:r>
              <w:fldChar w:fldCharType="separate"/>
            </w:r>
            <w:r w:rsidRPr="3B099937" w:rsidR="3B099937">
              <w:rPr>
                <w:rStyle w:val="Hyperlink"/>
              </w:rPr>
              <w:t>23</w:t>
            </w:r>
            <w:r>
              <w:fldChar w:fldCharType="end"/>
            </w:r>
          </w:hyperlink>
        </w:p>
        <w:p w:rsidR="00CC7565" w:rsidP="3B099937" w:rsidRDefault="00753F8C" w14:paraId="37D5B22B" w14:textId="6AA9DA17">
          <w:pPr>
            <w:pStyle w:val="TOC1"/>
            <w:tabs>
              <w:tab w:val="right" w:leader="dot" w:pos="9045"/>
            </w:tabs>
            <w:rPr>
              <w:rStyle w:val="Hyperlink"/>
              <w:lang w:eastAsia="en-IN"/>
            </w:rPr>
            <w:pPrChange w:author="Desai, Ameet" w:date="2023-11-16T01:23:56.035Z">
              <w:pPr/>
            </w:pPrChange>
          </w:pPr>
          <w:hyperlink w:anchor="_Toc513404705">
            <w:r w:rsidRPr="3B099937" w:rsidR="3B099937">
              <w:rPr>
                <w:rStyle w:val="Hyperlink"/>
              </w:rPr>
              <w:t>5.6 Exceptions</w:t>
            </w:r>
            <w:ins w:author="Desai, Ameet" w:date="2023-11-16T01:23:56.034Z" w:id="1898118139">
              <w:r>
                <w:tab/>
              </w:r>
            </w:ins>
            <w:r>
              <w:fldChar w:fldCharType="begin"/>
            </w:r>
            <w:r>
              <w:instrText xml:space="preserve">PAGEREF _Toc513404705 \h</w:instrText>
            </w:r>
            <w:r>
              <w:fldChar w:fldCharType="separate"/>
            </w:r>
            <w:r w:rsidRPr="3B099937" w:rsidR="3B099937">
              <w:rPr>
                <w:rStyle w:val="Hyperlink"/>
              </w:rPr>
              <w:t>23</w:t>
            </w:r>
            <w:r>
              <w:fldChar w:fldCharType="end"/>
            </w:r>
          </w:hyperlink>
        </w:p>
        <w:p w:rsidR="00CC7565" w:rsidP="3B099937" w:rsidRDefault="00753F8C" w14:paraId="1C20EA60" w14:textId="60F794DF">
          <w:pPr>
            <w:pStyle w:val="TOC1"/>
            <w:tabs>
              <w:tab w:val="right" w:leader="dot" w:pos="9045"/>
            </w:tabs>
            <w:rPr>
              <w:rStyle w:val="Hyperlink"/>
              <w:lang w:eastAsia="en-IN"/>
            </w:rPr>
            <w:pPrChange w:author="Desai, Ameet" w:date="2023-11-16T01:23:56.038Z">
              <w:pPr/>
            </w:pPrChange>
          </w:pPr>
          <w:hyperlink w:anchor="_Toc708935834">
            <w:r w:rsidRPr="3B099937" w:rsidR="3B099937">
              <w:rPr>
                <w:rStyle w:val="Hyperlink"/>
              </w:rPr>
              <w:t>6. Best practice 06 Log Analytics agent should be installed on your virtual machine for Azure Security Centre monitoring.</w:t>
            </w:r>
            <w:ins w:author="Desai, Ameet" w:date="2023-11-16T01:23:56.037Z" w:id="193701684">
              <w:r>
                <w:tab/>
              </w:r>
            </w:ins>
            <w:r>
              <w:fldChar w:fldCharType="begin"/>
            </w:r>
            <w:r>
              <w:instrText xml:space="preserve">PAGEREF _Toc708935834 \h</w:instrText>
            </w:r>
            <w:r>
              <w:fldChar w:fldCharType="separate"/>
            </w:r>
            <w:r w:rsidRPr="3B099937" w:rsidR="3B099937">
              <w:rPr>
                <w:rStyle w:val="Hyperlink"/>
              </w:rPr>
              <w:t>24</w:t>
            </w:r>
            <w:r>
              <w:fldChar w:fldCharType="end"/>
            </w:r>
          </w:hyperlink>
        </w:p>
        <w:p w:rsidR="00CC7565" w:rsidP="3B099937" w:rsidRDefault="00753F8C" w14:paraId="35CC14AE" w14:textId="2DE122FC">
          <w:pPr>
            <w:pStyle w:val="TOC1"/>
            <w:tabs>
              <w:tab w:val="right" w:leader="dot" w:pos="9045"/>
            </w:tabs>
            <w:rPr>
              <w:rStyle w:val="Hyperlink"/>
              <w:lang w:eastAsia="en-IN"/>
            </w:rPr>
            <w:pPrChange w:author="Desai, Ameet" w:date="2023-11-16T01:23:56.041Z">
              <w:pPr/>
            </w:pPrChange>
          </w:pPr>
          <w:hyperlink w:anchor="_Toc1245919645">
            <w:r w:rsidRPr="3B099937" w:rsidR="3B099937">
              <w:rPr>
                <w:rStyle w:val="Hyperlink"/>
              </w:rPr>
              <w:t>6.1 Description</w:t>
            </w:r>
            <w:ins w:author="Desai, Ameet" w:date="2023-11-16T01:23:56.04Z" w:id="1409321185">
              <w:r>
                <w:tab/>
              </w:r>
            </w:ins>
            <w:r>
              <w:fldChar w:fldCharType="begin"/>
            </w:r>
            <w:r>
              <w:instrText xml:space="preserve">PAGEREF _Toc1245919645 \h</w:instrText>
            </w:r>
            <w:r>
              <w:fldChar w:fldCharType="separate"/>
            </w:r>
            <w:r w:rsidRPr="3B099937" w:rsidR="3B099937">
              <w:rPr>
                <w:rStyle w:val="Hyperlink"/>
              </w:rPr>
              <w:t>24</w:t>
            </w:r>
            <w:r>
              <w:fldChar w:fldCharType="end"/>
            </w:r>
          </w:hyperlink>
        </w:p>
        <w:p w:rsidR="00CC7565" w:rsidP="3B099937" w:rsidRDefault="00753F8C" w14:paraId="71422CB4" w14:textId="4439AB97">
          <w:pPr>
            <w:pStyle w:val="TOC1"/>
            <w:tabs>
              <w:tab w:val="right" w:leader="dot" w:pos="9045"/>
            </w:tabs>
            <w:rPr>
              <w:rStyle w:val="Hyperlink"/>
              <w:lang w:eastAsia="en-IN"/>
            </w:rPr>
            <w:pPrChange w:author="Desai, Ameet" w:date="2023-11-16T01:23:56.044Z">
              <w:pPr/>
            </w:pPrChange>
          </w:pPr>
          <w:hyperlink w:anchor="_Toc1277433333">
            <w:r w:rsidRPr="3B099937" w:rsidR="3B099937">
              <w:rPr>
                <w:rStyle w:val="Hyperlink"/>
              </w:rPr>
              <w:t>6.2 Control Domain</w:t>
            </w:r>
            <w:ins w:author="Desai, Ameet" w:date="2023-11-16T01:23:56.043Z" w:id="1078130337">
              <w:r>
                <w:tab/>
              </w:r>
            </w:ins>
            <w:r>
              <w:fldChar w:fldCharType="begin"/>
            </w:r>
            <w:r>
              <w:instrText xml:space="preserve">PAGEREF _Toc1277433333 \h</w:instrText>
            </w:r>
            <w:r>
              <w:fldChar w:fldCharType="separate"/>
            </w:r>
            <w:r w:rsidRPr="3B099937" w:rsidR="3B099937">
              <w:rPr>
                <w:rStyle w:val="Hyperlink"/>
              </w:rPr>
              <w:t>24</w:t>
            </w:r>
            <w:r>
              <w:fldChar w:fldCharType="end"/>
            </w:r>
          </w:hyperlink>
        </w:p>
        <w:p w:rsidR="00CC7565" w:rsidP="3B099937" w:rsidRDefault="00753F8C" w14:paraId="12B9D8E6" w14:textId="3D467B87">
          <w:pPr>
            <w:pStyle w:val="TOC1"/>
            <w:tabs>
              <w:tab w:val="right" w:leader="dot" w:pos="9045"/>
            </w:tabs>
            <w:rPr>
              <w:rStyle w:val="Hyperlink"/>
              <w:lang w:eastAsia="en-IN"/>
            </w:rPr>
            <w:pPrChange w:author="Desai, Ameet" w:date="2023-11-16T01:23:56.046Z">
              <w:pPr/>
            </w:pPrChange>
          </w:pPr>
          <w:hyperlink w:anchor="_Toc798534614">
            <w:r w:rsidRPr="3B099937" w:rsidR="3B099937">
              <w:rPr>
                <w:rStyle w:val="Hyperlink"/>
              </w:rPr>
              <w:t>6.3 Non-Compliance Message</w:t>
            </w:r>
            <w:ins w:author="Desai, Ameet" w:date="2023-11-16T01:23:56.046Z" w:id="21752064">
              <w:r>
                <w:tab/>
              </w:r>
            </w:ins>
            <w:r>
              <w:fldChar w:fldCharType="begin"/>
            </w:r>
            <w:r>
              <w:instrText xml:space="preserve">PAGEREF _Toc798534614 \h</w:instrText>
            </w:r>
            <w:r>
              <w:fldChar w:fldCharType="separate"/>
            </w:r>
            <w:r w:rsidRPr="3B099937" w:rsidR="3B099937">
              <w:rPr>
                <w:rStyle w:val="Hyperlink"/>
              </w:rPr>
              <w:t>24</w:t>
            </w:r>
            <w:r>
              <w:fldChar w:fldCharType="end"/>
            </w:r>
          </w:hyperlink>
        </w:p>
        <w:p w:rsidR="00CC7565" w:rsidP="3B099937" w:rsidRDefault="00753F8C" w14:paraId="7EC2AB6B" w14:textId="08EF086F">
          <w:pPr>
            <w:pStyle w:val="TOC1"/>
            <w:tabs>
              <w:tab w:val="right" w:leader="dot" w:pos="9045"/>
            </w:tabs>
            <w:rPr>
              <w:rStyle w:val="Hyperlink"/>
              <w:lang w:eastAsia="en-IN"/>
            </w:rPr>
            <w:pPrChange w:author="Desai, Ameet" w:date="2023-11-16T01:23:56.049Z">
              <w:pPr/>
            </w:pPrChange>
          </w:pPr>
          <w:hyperlink w:anchor="_Toc304736920">
            <w:r w:rsidRPr="3B099937" w:rsidR="3B099937">
              <w:rPr>
                <w:rStyle w:val="Hyperlink"/>
              </w:rPr>
              <w:t>6.4 Policy Definition</w:t>
            </w:r>
            <w:ins w:author="Desai, Ameet" w:date="2023-11-16T01:23:56.048Z" w:id="2059079054">
              <w:r>
                <w:tab/>
              </w:r>
            </w:ins>
            <w:r>
              <w:fldChar w:fldCharType="begin"/>
            </w:r>
            <w:r>
              <w:instrText xml:space="preserve">PAGEREF _Toc304736920 \h</w:instrText>
            </w:r>
            <w:r>
              <w:fldChar w:fldCharType="separate"/>
            </w:r>
            <w:r w:rsidRPr="3B099937" w:rsidR="3B099937">
              <w:rPr>
                <w:rStyle w:val="Hyperlink"/>
              </w:rPr>
              <w:t>25</w:t>
            </w:r>
            <w:r>
              <w:fldChar w:fldCharType="end"/>
            </w:r>
          </w:hyperlink>
        </w:p>
        <w:p w:rsidR="00CC7565" w:rsidP="3B099937" w:rsidRDefault="00753F8C" w14:paraId="0D372D19" w14:textId="6EA3F345">
          <w:pPr>
            <w:pStyle w:val="TOC1"/>
            <w:tabs>
              <w:tab w:val="right" w:leader="dot" w:pos="9045"/>
            </w:tabs>
            <w:rPr>
              <w:rStyle w:val="Hyperlink"/>
              <w:lang w:eastAsia="en-IN"/>
            </w:rPr>
            <w:pPrChange w:author="Desai, Ameet" w:date="2023-11-16T01:23:56.052Z">
              <w:pPr/>
            </w:pPrChange>
          </w:pPr>
          <w:hyperlink w:anchor="_Toc567027554">
            <w:r w:rsidRPr="3B099937" w:rsidR="3B099937">
              <w:rPr>
                <w:rStyle w:val="Hyperlink"/>
              </w:rPr>
              <w:t>6.5 Error Details</w:t>
            </w:r>
            <w:ins w:author="Desai, Ameet" w:date="2023-11-16T01:23:56.051Z" w:id="552108585">
              <w:r>
                <w:tab/>
              </w:r>
            </w:ins>
            <w:r>
              <w:fldChar w:fldCharType="begin"/>
            </w:r>
            <w:r>
              <w:instrText xml:space="preserve">PAGEREF _Toc567027554 \h</w:instrText>
            </w:r>
            <w:r>
              <w:fldChar w:fldCharType="separate"/>
            </w:r>
            <w:r w:rsidRPr="3B099937" w:rsidR="3B099937">
              <w:rPr>
                <w:rStyle w:val="Hyperlink"/>
              </w:rPr>
              <w:t>26</w:t>
            </w:r>
            <w:r>
              <w:fldChar w:fldCharType="end"/>
            </w:r>
          </w:hyperlink>
        </w:p>
        <w:p w:rsidR="00CC7565" w:rsidP="3B099937" w:rsidRDefault="00753F8C" w14:paraId="18C9CA10" w14:textId="7CB484AE">
          <w:pPr>
            <w:pStyle w:val="TOC1"/>
            <w:tabs>
              <w:tab w:val="right" w:leader="dot" w:pos="9045"/>
            </w:tabs>
            <w:rPr>
              <w:rStyle w:val="Hyperlink"/>
              <w:lang w:eastAsia="en-IN"/>
            </w:rPr>
            <w:pPrChange w:author="Desai, Ameet" w:date="2023-11-16T01:23:56.055Z">
              <w:pPr/>
            </w:pPrChange>
          </w:pPr>
          <w:hyperlink w:anchor="_Toc805159336">
            <w:r w:rsidRPr="3B099937" w:rsidR="3B099937">
              <w:rPr>
                <w:rStyle w:val="Hyperlink"/>
              </w:rPr>
              <w:t>6.6 Exceptions</w:t>
            </w:r>
            <w:ins w:author="Desai, Ameet" w:date="2023-11-16T01:23:56.054Z" w:id="1297013033">
              <w:r>
                <w:tab/>
              </w:r>
            </w:ins>
            <w:r>
              <w:fldChar w:fldCharType="begin"/>
            </w:r>
            <w:r>
              <w:instrText xml:space="preserve">PAGEREF _Toc805159336 \h</w:instrText>
            </w:r>
            <w:r>
              <w:fldChar w:fldCharType="separate"/>
            </w:r>
            <w:r w:rsidRPr="3B099937" w:rsidR="3B099937">
              <w:rPr>
                <w:rStyle w:val="Hyperlink"/>
              </w:rPr>
              <w:t>26</w:t>
            </w:r>
            <w:r>
              <w:fldChar w:fldCharType="end"/>
            </w:r>
          </w:hyperlink>
        </w:p>
        <w:p w:rsidR="00CC7565" w:rsidP="3B099937" w:rsidRDefault="00753F8C" w14:paraId="10598136" w14:textId="0D30FD8C">
          <w:pPr>
            <w:pStyle w:val="TOC1"/>
            <w:tabs>
              <w:tab w:val="right" w:leader="dot" w:pos="9045"/>
            </w:tabs>
            <w:rPr>
              <w:rStyle w:val="Hyperlink"/>
              <w:lang w:eastAsia="en-IN"/>
            </w:rPr>
            <w:pPrChange w:author="Desai, Ameet" w:date="2023-11-16T01:23:56.057Z">
              <w:pPr/>
            </w:pPrChange>
          </w:pPr>
          <w:hyperlink w:anchor="_Toc631130381">
            <w:r w:rsidRPr="3B099937" w:rsidR="3B099937">
              <w:rPr>
                <w:rStyle w:val="Hyperlink"/>
              </w:rPr>
              <w:t>7. Best practice 07 Resource logs in IoT Hub should be enabled.</w:t>
            </w:r>
            <w:ins w:author="Desai, Ameet" w:date="2023-11-16T01:23:56.056Z" w:id="520827628">
              <w:r>
                <w:tab/>
              </w:r>
            </w:ins>
            <w:r>
              <w:fldChar w:fldCharType="begin"/>
            </w:r>
            <w:r>
              <w:instrText xml:space="preserve">PAGEREF _Toc631130381 \h</w:instrText>
            </w:r>
            <w:r>
              <w:fldChar w:fldCharType="separate"/>
            </w:r>
            <w:r w:rsidRPr="3B099937" w:rsidR="3B099937">
              <w:rPr>
                <w:rStyle w:val="Hyperlink"/>
              </w:rPr>
              <w:t>27</w:t>
            </w:r>
            <w:r>
              <w:fldChar w:fldCharType="end"/>
            </w:r>
          </w:hyperlink>
        </w:p>
        <w:p w:rsidR="00CC7565" w:rsidP="3B099937" w:rsidRDefault="00753F8C" w14:paraId="54BEAD56" w14:textId="1B725DA0">
          <w:pPr>
            <w:pStyle w:val="TOC1"/>
            <w:tabs>
              <w:tab w:val="right" w:leader="dot" w:pos="9045"/>
            </w:tabs>
            <w:rPr>
              <w:rStyle w:val="Hyperlink"/>
              <w:lang w:eastAsia="en-IN"/>
            </w:rPr>
            <w:pPrChange w:author="Desai, Ameet" w:date="2023-11-16T01:23:56.06Z">
              <w:pPr/>
            </w:pPrChange>
          </w:pPr>
          <w:hyperlink w:anchor="_Toc1822890369">
            <w:r w:rsidRPr="3B099937" w:rsidR="3B099937">
              <w:rPr>
                <w:rStyle w:val="Hyperlink"/>
              </w:rPr>
              <w:t>7.1 Description</w:t>
            </w:r>
            <w:ins w:author="Desai, Ameet" w:date="2023-11-16T01:23:56.059Z" w:id="1311531947">
              <w:r>
                <w:tab/>
              </w:r>
            </w:ins>
            <w:r>
              <w:fldChar w:fldCharType="begin"/>
            </w:r>
            <w:r>
              <w:instrText xml:space="preserve">PAGEREF _Toc1822890369 \h</w:instrText>
            </w:r>
            <w:r>
              <w:fldChar w:fldCharType="separate"/>
            </w:r>
            <w:r w:rsidRPr="3B099937" w:rsidR="3B099937">
              <w:rPr>
                <w:rStyle w:val="Hyperlink"/>
              </w:rPr>
              <w:t>28</w:t>
            </w:r>
            <w:r>
              <w:fldChar w:fldCharType="end"/>
            </w:r>
          </w:hyperlink>
        </w:p>
        <w:p w:rsidR="00CC7565" w:rsidP="3B099937" w:rsidRDefault="00753F8C" w14:paraId="320CA957" w14:textId="039201EE">
          <w:pPr>
            <w:pStyle w:val="TOC1"/>
            <w:tabs>
              <w:tab w:val="right" w:leader="dot" w:pos="9045"/>
            </w:tabs>
            <w:rPr>
              <w:rStyle w:val="Hyperlink"/>
              <w:lang w:eastAsia="en-IN"/>
            </w:rPr>
            <w:pPrChange w:author="Desai, Ameet" w:date="2023-11-16T01:23:56.062Z">
              <w:pPr/>
            </w:pPrChange>
          </w:pPr>
          <w:hyperlink w:anchor="_Toc94373685">
            <w:r w:rsidRPr="3B099937" w:rsidR="3B099937">
              <w:rPr>
                <w:rStyle w:val="Hyperlink"/>
              </w:rPr>
              <w:t>7.2 Control Domain</w:t>
            </w:r>
            <w:ins w:author="Desai, Ameet" w:date="2023-11-16T01:23:56.061Z" w:id="1523487703">
              <w:r>
                <w:tab/>
              </w:r>
            </w:ins>
            <w:r>
              <w:fldChar w:fldCharType="begin"/>
            </w:r>
            <w:r>
              <w:instrText xml:space="preserve">PAGEREF _Toc94373685 \h</w:instrText>
            </w:r>
            <w:r>
              <w:fldChar w:fldCharType="separate"/>
            </w:r>
            <w:r w:rsidRPr="3B099937" w:rsidR="3B099937">
              <w:rPr>
                <w:rStyle w:val="Hyperlink"/>
              </w:rPr>
              <w:t>28</w:t>
            </w:r>
            <w:r>
              <w:fldChar w:fldCharType="end"/>
            </w:r>
          </w:hyperlink>
        </w:p>
        <w:p w:rsidR="00CC7565" w:rsidP="3B099937" w:rsidRDefault="00753F8C" w14:paraId="2AC93411" w14:textId="449EFAB2">
          <w:pPr>
            <w:pStyle w:val="TOC1"/>
            <w:tabs>
              <w:tab w:val="right" w:leader="dot" w:pos="9045"/>
            </w:tabs>
            <w:rPr>
              <w:rStyle w:val="Hyperlink"/>
              <w:lang w:eastAsia="en-IN"/>
            </w:rPr>
            <w:pPrChange w:author="Desai, Ameet" w:date="2023-11-16T01:23:56.064Z">
              <w:pPr/>
            </w:pPrChange>
          </w:pPr>
          <w:hyperlink w:anchor="_Toc1322092516">
            <w:r w:rsidRPr="3B099937" w:rsidR="3B099937">
              <w:rPr>
                <w:rStyle w:val="Hyperlink"/>
              </w:rPr>
              <w:t>7.3 Non-Compliance Message</w:t>
            </w:r>
            <w:ins w:author="Desai, Ameet" w:date="2023-11-16T01:23:56.063Z" w:id="2093752099">
              <w:r>
                <w:tab/>
              </w:r>
            </w:ins>
            <w:r>
              <w:fldChar w:fldCharType="begin"/>
            </w:r>
            <w:r>
              <w:instrText xml:space="preserve">PAGEREF _Toc1322092516 \h</w:instrText>
            </w:r>
            <w:r>
              <w:fldChar w:fldCharType="separate"/>
            </w:r>
            <w:r w:rsidRPr="3B099937" w:rsidR="3B099937">
              <w:rPr>
                <w:rStyle w:val="Hyperlink"/>
              </w:rPr>
              <w:t>28</w:t>
            </w:r>
            <w:r>
              <w:fldChar w:fldCharType="end"/>
            </w:r>
          </w:hyperlink>
        </w:p>
        <w:p w:rsidR="00CC7565" w:rsidP="3B099937" w:rsidRDefault="00753F8C" w14:paraId="03DF3244" w14:textId="2723864D">
          <w:pPr>
            <w:pStyle w:val="TOC1"/>
            <w:tabs>
              <w:tab w:val="right" w:leader="dot" w:pos="9045"/>
            </w:tabs>
            <w:rPr>
              <w:rStyle w:val="Hyperlink"/>
              <w:lang w:eastAsia="en-IN"/>
            </w:rPr>
            <w:pPrChange w:author="Desai, Ameet" w:date="2023-11-16T01:23:56.066Z">
              <w:pPr/>
            </w:pPrChange>
          </w:pPr>
          <w:hyperlink w:anchor="_Toc1283727653">
            <w:r w:rsidRPr="3B099937" w:rsidR="3B099937">
              <w:rPr>
                <w:rStyle w:val="Hyperlink"/>
              </w:rPr>
              <w:t>7.4 Policy Definition</w:t>
            </w:r>
            <w:ins w:author="Desai, Ameet" w:date="2023-11-16T01:23:56.065Z" w:id="1631638626">
              <w:r>
                <w:tab/>
              </w:r>
            </w:ins>
            <w:r>
              <w:fldChar w:fldCharType="begin"/>
            </w:r>
            <w:r>
              <w:instrText xml:space="preserve">PAGEREF _Toc1283727653 \h</w:instrText>
            </w:r>
            <w:r>
              <w:fldChar w:fldCharType="separate"/>
            </w:r>
            <w:r w:rsidRPr="3B099937" w:rsidR="3B099937">
              <w:rPr>
                <w:rStyle w:val="Hyperlink"/>
              </w:rPr>
              <w:t>28</w:t>
            </w:r>
            <w:r>
              <w:fldChar w:fldCharType="end"/>
            </w:r>
          </w:hyperlink>
        </w:p>
        <w:p w:rsidR="00CC7565" w:rsidP="3B099937" w:rsidRDefault="00753F8C" w14:paraId="24981620" w14:textId="0C703FE6">
          <w:pPr>
            <w:pStyle w:val="TOC1"/>
            <w:tabs>
              <w:tab w:val="right" w:leader="dot" w:pos="9045"/>
            </w:tabs>
            <w:rPr>
              <w:rStyle w:val="Hyperlink"/>
              <w:lang w:eastAsia="en-IN"/>
            </w:rPr>
            <w:pPrChange w:author="Desai, Ameet" w:date="2023-11-16T01:23:56.067Z">
              <w:pPr/>
            </w:pPrChange>
          </w:pPr>
          <w:hyperlink w:anchor="_Toc1396107127">
            <w:r w:rsidRPr="3B099937" w:rsidR="3B099937">
              <w:rPr>
                <w:rStyle w:val="Hyperlink"/>
              </w:rPr>
              <w:t>7.5 Error Details</w:t>
            </w:r>
            <w:ins w:author="Desai, Ameet" w:date="2023-11-16T01:23:56.067Z" w:id="39058910">
              <w:r>
                <w:tab/>
              </w:r>
            </w:ins>
            <w:r>
              <w:fldChar w:fldCharType="begin"/>
            </w:r>
            <w:r>
              <w:instrText xml:space="preserve">PAGEREF _Toc1396107127 \h</w:instrText>
            </w:r>
            <w:r>
              <w:fldChar w:fldCharType="separate"/>
            </w:r>
            <w:r w:rsidRPr="3B099937" w:rsidR="3B099937">
              <w:rPr>
                <w:rStyle w:val="Hyperlink"/>
              </w:rPr>
              <w:t>30</w:t>
            </w:r>
            <w:r>
              <w:fldChar w:fldCharType="end"/>
            </w:r>
          </w:hyperlink>
        </w:p>
        <w:p w:rsidR="00CC7565" w:rsidP="3B099937" w:rsidRDefault="00753F8C" w14:paraId="79957EAC" w14:textId="06D75689">
          <w:pPr>
            <w:pStyle w:val="TOC1"/>
            <w:tabs>
              <w:tab w:val="right" w:leader="dot" w:pos="9045"/>
            </w:tabs>
            <w:rPr>
              <w:rStyle w:val="Hyperlink"/>
              <w:lang w:eastAsia="en-IN"/>
            </w:rPr>
            <w:pPrChange w:author="Desai, Ameet" w:date="2023-11-16T01:23:56.07Z">
              <w:pPr/>
            </w:pPrChange>
          </w:pPr>
          <w:hyperlink w:anchor="_Toc261468088">
            <w:r w:rsidRPr="3B099937" w:rsidR="3B099937">
              <w:rPr>
                <w:rStyle w:val="Hyperlink"/>
              </w:rPr>
              <w:t>7.6 Exceptions</w:t>
            </w:r>
            <w:ins w:author="Desai, Ameet" w:date="2023-11-16T01:23:56.069Z" w:id="212569284">
              <w:r>
                <w:tab/>
              </w:r>
            </w:ins>
            <w:r>
              <w:fldChar w:fldCharType="begin"/>
            </w:r>
            <w:r>
              <w:instrText xml:space="preserve">PAGEREF _Toc261468088 \h</w:instrText>
            </w:r>
            <w:r>
              <w:fldChar w:fldCharType="separate"/>
            </w:r>
            <w:r w:rsidRPr="3B099937" w:rsidR="3B099937">
              <w:rPr>
                <w:rStyle w:val="Hyperlink"/>
              </w:rPr>
              <w:t>30</w:t>
            </w:r>
            <w:r>
              <w:fldChar w:fldCharType="end"/>
            </w:r>
          </w:hyperlink>
        </w:p>
        <w:p w:rsidR="00CC7565" w:rsidP="3B099937" w:rsidRDefault="00753F8C" w14:paraId="77297D66" w14:textId="08C2A51C">
          <w:pPr>
            <w:pStyle w:val="TOC1"/>
            <w:tabs>
              <w:tab w:val="right" w:leader="dot" w:pos="9045"/>
            </w:tabs>
            <w:rPr>
              <w:rStyle w:val="Hyperlink"/>
              <w:lang w:eastAsia="en-IN"/>
            </w:rPr>
            <w:pPrChange w:author="Desai, Ameet" w:date="2023-11-16T01:23:56.073Z">
              <w:pPr/>
            </w:pPrChange>
          </w:pPr>
          <w:hyperlink w:anchor="_Toc78133655">
            <w:r w:rsidRPr="3B099937" w:rsidR="3B099937">
              <w:rPr>
                <w:rStyle w:val="Hyperlink"/>
              </w:rPr>
              <w:t>8. Best practice 08 Resource logs in Logic Apps should be enabled.</w:t>
            </w:r>
            <w:ins w:author="Desai, Ameet" w:date="2023-11-16T01:23:56.072Z" w:id="947704184">
              <w:r>
                <w:tab/>
              </w:r>
            </w:ins>
            <w:r>
              <w:fldChar w:fldCharType="begin"/>
            </w:r>
            <w:r>
              <w:instrText xml:space="preserve">PAGEREF _Toc78133655 \h</w:instrText>
            </w:r>
            <w:r>
              <w:fldChar w:fldCharType="separate"/>
            </w:r>
            <w:r w:rsidRPr="3B099937" w:rsidR="3B099937">
              <w:rPr>
                <w:rStyle w:val="Hyperlink"/>
              </w:rPr>
              <w:t>31</w:t>
            </w:r>
            <w:r>
              <w:fldChar w:fldCharType="end"/>
            </w:r>
          </w:hyperlink>
        </w:p>
        <w:p w:rsidR="00CC7565" w:rsidP="3B099937" w:rsidRDefault="00753F8C" w14:paraId="0DBCA812" w14:textId="4EC63E84">
          <w:pPr>
            <w:pStyle w:val="TOC1"/>
            <w:tabs>
              <w:tab w:val="right" w:leader="dot" w:pos="9045"/>
            </w:tabs>
            <w:rPr>
              <w:rStyle w:val="Hyperlink"/>
              <w:lang w:eastAsia="en-IN"/>
            </w:rPr>
            <w:pPrChange w:author="Desai, Ameet" w:date="2023-11-16T01:23:56.076Z">
              <w:pPr/>
            </w:pPrChange>
          </w:pPr>
          <w:hyperlink w:anchor="_Toc1409472826">
            <w:r w:rsidRPr="3B099937" w:rsidR="3B099937">
              <w:rPr>
                <w:rStyle w:val="Hyperlink"/>
              </w:rPr>
              <w:t>8.1 Description Audit enabling of resource logs. This enables you to recreate activity trails to use for investigation purposes; when a security incident occurs or when your network is compromised</w:t>
            </w:r>
            <w:ins w:author="Desai, Ameet" w:date="2023-11-16T01:23:56.075Z" w:id="642945674">
              <w:r>
                <w:tab/>
              </w:r>
            </w:ins>
            <w:r>
              <w:fldChar w:fldCharType="begin"/>
            </w:r>
            <w:r>
              <w:instrText xml:space="preserve">PAGEREF _Toc1409472826 \h</w:instrText>
            </w:r>
            <w:r>
              <w:fldChar w:fldCharType="separate"/>
            </w:r>
            <w:r w:rsidRPr="3B099937" w:rsidR="3B099937">
              <w:rPr>
                <w:rStyle w:val="Hyperlink"/>
              </w:rPr>
              <w:t>32</w:t>
            </w:r>
            <w:r>
              <w:fldChar w:fldCharType="end"/>
            </w:r>
          </w:hyperlink>
        </w:p>
        <w:p w:rsidR="00CC7565" w:rsidP="3B099937" w:rsidRDefault="00753F8C" w14:paraId="19887150" w14:textId="662DBC76">
          <w:pPr>
            <w:pStyle w:val="TOC1"/>
            <w:tabs>
              <w:tab w:val="right" w:leader="dot" w:pos="9045"/>
            </w:tabs>
            <w:rPr>
              <w:rStyle w:val="Hyperlink"/>
              <w:lang w:eastAsia="en-IN"/>
            </w:rPr>
            <w:pPrChange w:author="Desai, Ameet" w:date="2023-11-16T01:23:56.079Z">
              <w:pPr/>
            </w:pPrChange>
          </w:pPr>
          <w:hyperlink w:anchor="_Toc1787972200">
            <w:r w:rsidRPr="3B099937" w:rsidR="3B099937">
              <w:rPr>
                <w:rStyle w:val="Hyperlink"/>
              </w:rPr>
              <w:t>8.2 Control Domain</w:t>
            </w:r>
            <w:ins w:author="Desai, Ameet" w:date="2023-11-16T01:23:56.078Z" w:id="1798071770">
              <w:r>
                <w:tab/>
              </w:r>
            </w:ins>
            <w:r>
              <w:fldChar w:fldCharType="begin"/>
            </w:r>
            <w:r>
              <w:instrText xml:space="preserve">PAGEREF _Toc1787972200 \h</w:instrText>
            </w:r>
            <w:r>
              <w:fldChar w:fldCharType="separate"/>
            </w:r>
            <w:r w:rsidRPr="3B099937" w:rsidR="3B099937">
              <w:rPr>
                <w:rStyle w:val="Hyperlink"/>
              </w:rPr>
              <w:t>32</w:t>
            </w:r>
            <w:r>
              <w:fldChar w:fldCharType="end"/>
            </w:r>
          </w:hyperlink>
        </w:p>
        <w:p w:rsidR="00CC7565" w:rsidP="3B099937" w:rsidRDefault="00753F8C" w14:paraId="226FDB70" w14:textId="426B4491">
          <w:pPr>
            <w:pStyle w:val="TOC1"/>
            <w:tabs>
              <w:tab w:val="right" w:leader="dot" w:pos="9045"/>
            </w:tabs>
            <w:rPr>
              <w:rStyle w:val="Hyperlink"/>
              <w:lang w:eastAsia="en-IN"/>
            </w:rPr>
            <w:pPrChange w:author="Desai, Ameet" w:date="2023-11-16T01:23:56.082Z">
              <w:pPr/>
            </w:pPrChange>
          </w:pPr>
          <w:hyperlink w:anchor="_Toc1739824856">
            <w:r w:rsidRPr="3B099937" w:rsidR="3B099937">
              <w:rPr>
                <w:rStyle w:val="Hyperlink"/>
              </w:rPr>
              <w:t>8.3 Non-Compliance Message</w:t>
            </w:r>
            <w:ins w:author="Desai, Ameet" w:date="2023-11-16T01:23:56.081Z" w:id="942545887">
              <w:r>
                <w:tab/>
              </w:r>
            </w:ins>
            <w:r>
              <w:fldChar w:fldCharType="begin"/>
            </w:r>
            <w:r>
              <w:instrText xml:space="preserve">PAGEREF _Toc1739824856 \h</w:instrText>
            </w:r>
            <w:r>
              <w:fldChar w:fldCharType="separate"/>
            </w:r>
            <w:r w:rsidRPr="3B099937" w:rsidR="3B099937">
              <w:rPr>
                <w:rStyle w:val="Hyperlink"/>
              </w:rPr>
              <w:t>32</w:t>
            </w:r>
            <w:r>
              <w:fldChar w:fldCharType="end"/>
            </w:r>
          </w:hyperlink>
        </w:p>
        <w:p w:rsidR="00CC7565" w:rsidP="3B099937" w:rsidRDefault="00753F8C" w14:paraId="38421534" w14:textId="6A6DC2D4">
          <w:pPr>
            <w:pStyle w:val="TOC1"/>
            <w:tabs>
              <w:tab w:val="right" w:leader="dot" w:pos="9045"/>
            </w:tabs>
            <w:rPr>
              <w:rStyle w:val="Hyperlink"/>
              <w:lang w:eastAsia="en-IN"/>
            </w:rPr>
            <w:pPrChange w:author="Desai, Ameet" w:date="2023-11-16T01:23:56.083Z">
              <w:pPr/>
            </w:pPrChange>
          </w:pPr>
          <w:hyperlink w:anchor="_Toc1669731452">
            <w:r w:rsidRPr="3B099937" w:rsidR="3B099937">
              <w:rPr>
                <w:rStyle w:val="Hyperlink"/>
              </w:rPr>
              <w:t>8.4 Policy Definition</w:t>
            </w:r>
            <w:ins w:author="Desai, Ameet" w:date="2023-11-16T01:23:56.083Z" w:id="1859738943">
              <w:r>
                <w:tab/>
              </w:r>
            </w:ins>
            <w:r>
              <w:fldChar w:fldCharType="begin"/>
            </w:r>
            <w:r>
              <w:instrText xml:space="preserve">PAGEREF _Toc1669731452 \h</w:instrText>
            </w:r>
            <w:r>
              <w:fldChar w:fldCharType="separate"/>
            </w:r>
            <w:r w:rsidRPr="3B099937" w:rsidR="3B099937">
              <w:rPr>
                <w:rStyle w:val="Hyperlink"/>
              </w:rPr>
              <w:t>32</w:t>
            </w:r>
            <w:r>
              <w:fldChar w:fldCharType="end"/>
            </w:r>
          </w:hyperlink>
        </w:p>
        <w:p w:rsidR="00CC7565" w:rsidP="3B099937" w:rsidRDefault="00753F8C" w14:paraId="5A344A99" w14:textId="77A0AE5B">
          <w:pPr>
            <w:pStyle w:val="TOC1"/>
            <w:tabs>
              <w:tab w:val="right" w:leader="dot" w:pos="9045"/>
            </w:tabs>
            <w:rPr>
              <w:rStyle w:val="Hyperlink"/>
              <w:lang w:eastAsia="en-IN"/>
            </w:rPr>
            <w:pPrChange w:author="Desai, Ameet" w:date="2023-11-16T01:23:56.086Z">
              <w:pPr/>
            </w:pPrChange>
          </w:pPr>
          <w:hyperlink w:anchor="_Toc2125869485">
            <w:r w:rsidRPr="3B099937" w:rsidR="3B099937">
              <w:rPr>
                <w:rStyle w:val="Hyperlink"/>
              </w:rPr>
              <w:t>8.5 Error Details</w:t>
            </w:r>
            <w:ins w:author="Desai, Ameet" w:date="2023-11-16T01:23:56.085Z" w:id="979394904">
              <w:r>
                <w:tab/>
              </w:r>
            </w:ins>
            <w:r>
              <w:fldChar w:fldCharType="begin"/>
            </w:r>
            <w:r>
              <w:instrText xml:space="preserve">PAGEREF _Toc2125869485 \h</w:instrText>
            </w:r>
            <w:r>
              <w:fldChar w:fldCharType="separate"/>
            </w:r>
            <w:r w:rsidRPr="3B099937" w:rsidR="3B099937">
              <w:rPr>
                <w:rStyle w:val="Hyperlink"/>
              </w:rPr>
              <w:t>34</w:t>
            </w:r>
            <w:r>
              <w:fldChar w:fldCharType="end"/>
            </w:r>
          </w:hyperlink>
        </w:p>
        <w:p w:rsidR="00CC7565" w:rsidP="3B099937" w:rsidRDefault="00753F8C" w14:paraId="231EC034" w14:textId="7B8AF08D">
          <w:pPr>
            <w:pStyle w:val="TOC1"/>
            <w:tabs>
              <w:tab w:val="right" w:leader="dot" w:pos="9045"/>
            </w:tabs>
            <w:rPr>
              <w:rStyle w:val="Hyperlink"/>
              <w:lang w:eastAsia="en-IN"/>
            </w:rPr>
            <w:pPrChange w:author="Desai, Ameet" w:date="2023-11-16T01:23:56.088Z">
              <w:pPr/>
            </w:pPrChange>
          </w:pPr>
          <w:hyperlink w:anchor="_Toc643022234">
            <w:r w:rsidRPr="3B099937" w:rsidR="3B099937">
              <w:rPr>
                <w:rStyle w:val="Hyperlink"/>
              </w:rPr>
              <w:t>8.6 Exceptions</w:t>
            </w:r>
            <w:ins w:author="Desai, Ameet" w:date="2023-11-16T01:23:56.088Z" w:id="1557683959">
              <w:r>
                <w:tab/>
              </w:r>
            </w:ins>
            <w:r>
              <w:fldChar w:fldCharType="begin"/>
            </w:r>
            <w:r>
              <w:instrText xml:space="preserve">PAGEREF _Toc643022234 \h</w:instrText>
            </w:r>
            <w:r>
              <w:fldChar w:fldCharType="separate"/>
            </w:r>
            <w:r w:rsidRPr="3B099937" w:rsidR="3B099937">
              <w:rPr>
                <w:rStyle w:val="Hyperlink"/>
              </w:rPr>
              <w:t>34</w:t>
            </w:r>
            <w:r>
              <w:fldChar w:fldCharType="end"/>
            </w:r>
          </w:hyperlink>
        </w:p>
        <w:p w:rsidR="00CC7565" w:rsidP="3B099937" w:rsidRDefault="00753F8C" w14:paraId="6DC03E97" w14:textId="67C38612">
          <w:pPr>
            <w:pStyle w:val="TOC1"/>
            <w:tabs>
              <w:tab w:val="right" w:leader="dot" w:pos="9045"/>
            </w:tabs>
            <w:rPr>
              <w:rStyle w:val="Hyperlink"/>
              <w:lang w:eastAsia="en-IN"/>
            </w:rPr>
            <w:pPrChange w:author="Desai, Ameet" w:date="2023-11-16T01:23:56.09Z">
              <w:pPr/>
            </w:pPrChange>
          </w:pPr>
          <w:hyperlink w:anchor="_Toc2070184577">
            <w:r w:rsidRPr="3B099937" w:rsidR="3B099937">
              <w:rPr>
                <w:rStyle w:val="Hyperlink"/>
              </w:rPr>
              <w:t>9. Best practice 09 Resource logs in Key Vault should be enabled.</w:t>
            </w:r>
            <w:ins w:author="Desai, Ameet" w:date="2023-11-16T01:23:56.09Z" w:id="1508895751">
              <w:r>
                <w:tab/>
              </w:r>
            </w:ins>
            <w:r>
              <w:fldChar w:fldCharType="begin"/>
            </w:r>
            <w:r>
              <w:instrText xml:space="preserve">PAGEREF _Toc2070184577 \h</w:instrText>
            </w:r>
            <w:r>
              <w:fldChar w:fldCharType="separate"/>
            </w:r>
            <w:r w:rsidRPr="3B099937" w:rsidR="3B099937">
              <w:rPr>
                <w:rStyle w:val="Hyperlink"/>
              </w:rPr>
              <w:t>36</w:t>
            </w:r>
            <w:r>
              <w:fldChar w:fldCharType="end"/>
            </w:r>
          </w:hyperlink>
        </w:p>
        <w:p w:rsidR="00CC7565" w:rsidP="3B099937" w:rsidRDefault="00753F8C" w14:paraId="032E0D70" w14:textId="63B5B5B4">
          <w:pPr>
            <w:pStyle w:val="TOC1"/>
            <w:tabs>
              <w:tab w:val="right" w:leader="dot" w:pos="9045"/>
            </w:tabs>
            <w:rPr>
              <w:rStyle w:val="Hyperlink"/>
              <w:lang w:eastAsia="en-IN"/>
            </w:rPr>
            <w:pPrChange w:author="Desai, Ameet" w:date="2023-11-16T01:23:56.092Z">
              <w:pPr/>
            </w:pPrChange>
          </w:pPr>
          <w:hyperlink w:anchor="_Toc1239558664">
            <w:r w:rsidRPr="3B099937" w:rsidR="3B099937">
              <w:rPr>
                <w:rStyle w:val="Hyperlink"/>
              </w:rPr>
              <w:t>9.1 Description</w:t>
            </w:r>
            <w:ins w:author="Desai, Ameet" w:date="2023-11-16T01:23:56.092Z" w:id="1083287807">
              <w:r>
                <w:tab/>
              </w:r>
            </w:ins>
            <w:r>
              <w:fldChar w:fldCharType="begin"/>
            </w:r>
            <w:r>
              <w:instrText xml:space="preserve">PAGEREF _Toc1239558664 \h</w:instrText>
            </w:r>
            <w:r>
              <w:fldChar w:fldCharType="separate"/>
            </w:r>
            <w:r w:rsidRPr="3B099937" w:rsidR="3B099937">
              <w:rPr>
                <w:rStyle w:val="Hyperlink"/>
              </w:rPr>
              <w:t>36</w:t>
            </w:r>
            <w:r>
              <w:fldChar w:fldCharType="end"/>
            </w:r>
          </w:hyperlink>
        </w:p>
        <w:p w:rsidR="00CC7565" w:rsidP="3B099937" w:rsidRDefault="00753F8C" w14:paraId="18C6286E" w14:textId="63F49695">
          <w:pPr>
            <w:pStyle w:val="TOC1"/>
            <w:tabs>
              <w:tab w:val="right" w:leader="dot" w:pos="9045"/>
            </w:tabs>
            <w:rPr>
              <w:rStyle w:val="Hyperlink"/>
              <w:lang w:eastAsia="en-IN"/>
            </w:rPr>
            <w:pPrChange w:author="Desai, Ameet" w:date="2023-11-16T01:23:56.094Z">
              <w:pPr/>
            </w:pPrChange>
          </w:pPr>
          <w:hyperlink w:anchor="_Toc1309664156">
            <w:r w:rsidRPr="3B099937" w:rsidR="3B099937">
              <w:rPr>
                <w:rStyle w:val="Hyperlink"/>
              </w:rPr>
              <w:t>9.2 Control Domain</w:t>
            </w:r>
            <w:ins w:author="Desai, Ameet" w:date="2023-11-16T01:23:56.094Z" w:id="1798495563">
              <w:r>
                <w:tab/>
              </w:r>
            </w:ins>
            <w:r>
              <w:fldChar w:fldCharType="begin"/>
            </w:r>
            <w:r>
              <w:instrText xml:space="preserve">PAGEREF _Toc1309664156 \h</w:instrText>
            </w:r>
            <w:r>
              <w:fldChar w:fldCharType="separate"/>
            </w:r>
            <w:r w:rsidRPr="3B099937" w:rsidR="3B099937">
              <w:rPr>
                <w:rStyle w:val="Hyperlink"/>
              </w:rPr>
              <w:t>36</w:t>
            </w:r>
            <w:r>
              <w:fldChar w:fldCharType="end"/>
            </w:r>
          </w:hyperlink>
        </w:p>
        <w:p w:rsidR="00CC7565" w:rsidP="3B099937" w:rsidRDefault="00753F8C" w14:paraId="0509B3EC" w14:textId="0317E6CD">
          <w:pPr>
            <w:pStyle w:val="TOC1"/>
            <w:tabs>
              <w:tab w:val="right" w:leader="dot" w:pos="9045"/>
            </w:tabs>
            <w:rPr>
              <w:rStyle w:val="Hyperlink"/>
              <w:lang w:eastAsia="en-IN"/>
            </w:rPr>
            <w:pPrChange w:author="Desai, Ameet" w:date="2023-11-16T01:23:56.097Z">
              <w:pPr/>
            </w:pPrChange>
          </w:pPr>
          <w:hyperlink w:anchor="_Toc639697312">
            <w:r w:rsidRPr="3B099937" w:rsidR="3B099937">
              <w:rPr>
                <w:rStyle w:val="Hyperlink"/>
              </w:rPr>
              <w:t>9.3 Non-Compliance Message</w:t>
            </w:r>
            <w:ins w:author="Desai, Ameet" w:date="2023-11-16T01:23:56.096Z" w:id="959245074">
              <w:r>
                <w:tab/>
              </w:r>
            </w:ins>
            <w:r>
              <w:fldChar w:fldCharType="begin"/>
            </w:r>
            <w:r>
              <w:instrText xml:space="preserve">PAGEREF _Toc639697312 \h</w:instrText>
            </w:r>
            <w:r>
              <w:fldChar w:fldCharType="separate"/>
            </w:r>
            <w:r w:rsidRPr="3B099937" w:rsidR="3B099937">
              <w:rPr>
                <w:rStyle w:val="Hyperlink"/>
              </w:rPr>
              <w:t>36</w:t>
            </w:r>
            <w:r>
              <w:fldChar w:fldCharType="end"/>
            </w:r>
          </w:hyperlink>
        </w:p>
        <w:p w:rsidR="00CC7565" w:rsidP="3B099937" w:rsidRDefault="00753F8C" w14:paraId="60481270" w14:textId="02B2135A">
          <w:pPr>
            <w:pStyle w:val="TOC1"/>
            <w:tabs>
              <w:tab w:val="right" w:leader="dot" w:pos="9045"/>
            </w:tabs>
            <w:rPr>
              <w:rStyle w:val="Hyperlink"/>
              <w:lang w:eastAsia="en-IN"/>
            </w:rPr>
            <w:pPrChange w:author="Desai, Ameet" w:date="2023-11-16T01:23:56.099Z">
              <w:pPr/>
            </w:pPrChange>
          </w:pPr>
          <w:hyperlink w:anchor="_Toc113976353">
            <w:r w:rsidRPr="3B099937" w:rsidR="3B099937">
              <w:rPr>
                <w:rStyle w:val="Hyperlink"/>
              </w:rPr>
              <w:t>9.4 Policy Definition</w:t>
            </w:r>
            <w:ins w:author="Desai, Ameet" w:date="2023-11-16T01:23:56.098Z" w:id="1019255677">
              <w:r>
                <w:tab/>
              </w:r>
            </w:ins>
            <w:r>
              <w:fldChar w:fldCharType="begin"/>
            </w:r>
            <w:r>
              <w:instrText xml:space="preserve">PAGEREF _Toc113976353 \h</w:instrText>
            </w:r>
            <w:r>
              <w:fldChar w:fldCharType="separate"/>
            </w:r>
            <w:r w:rsidRPr="3B099937" w:rsidR="3B099937">
              <w:rPr>
                <w:rStyle w:val="Hyperlink"/>
              </w:rPr>
              <w:t>36</w:t>
            </w:r>
            <w:r>
              <w:fldChar w:fldCharType="end"/>
            </w:r>
          </w:hyperlink>
        </w:p>
        <w:p w:rsidR="00CC7565" w:rsidP="3B099937" w:rsidRDefault="00753F8C" w14:paraId="47F84B3F" w14:textId="7AE510DB">
          <w:pPr>
            <w:pStyle w:val="TOC1"/>
            <w:tabs>
              <w:tab w:val="right" w:leader="dot" w:pos="9045"/>
            </w:tabs>
            <w:rPr>
              <w:rStyle w:val="Hyperlink"/>
              <w:lang w:eastAsia="en-IN"/>
            </w:rPr>
            <w:pPrChange w:author="Desai, Ameet" w:date="2023-11-16T01:23:56.102Z">
              <w:pPr/>
            </w:pPrChange>
          </w:pPr>
          <w:hyperlink w:anchor="_Toc1376454970">
            <w:r w:rsidRPr="3B099937" w:rsidR="3B099937">
              <w:rPr>
                <w:rStyle w:val="Hyperlink"/>
              </w:rPr>
              <w:t>9.5 Error Details</w:t>
            </w:r>
            <w:ins w:author="Desai, Ameet" w:date="2023-11-16T01:23:56.101Z" w:id="245346865">
              <w:r>
                <w:tab/>
              </w:r>
            </w:ins>
            <w:r>
              <w:fldChar w:fldCharType="begin"/>
            </w:r>
            <w:r>
              <w:instrText xml:space="preserve">PAGEREF _Toc1376454970 \h</w:instrText>
            </w:r>
            <w:r>
              <w:fldChar w:fldCharType="separate"/>
            </w:r>
            <w:r w:rsidRPr="3B099937" w:rsidR="3B099937">
              <w:rPr>
                <w:rStyle w:val="Hyperlink"/>
              </w:rPr>
              <w:t>39</w:t>
            </w:r>
            <w:r>
              <w:fldChar w:fldCharType="end"/>
            </w:r>
          </w:hyperlink>
        </w:p>
        <w:p w:rsidR="00CC7565" w:rsidP="3B099937" w:rsidRDefault="00753F8C" w14:paraId="1B6B93B2" w14:textId="2CDE63FD">
          <w:pPr>
            <w:pStyle w:val="TOC1"/>
            <w:tabs>
              <w:tab w:val="right" w:leader="dot" w:pos="9045"/>
            </w:tabs>
            <w:rPr>
              <w:rStyle w:val="Hyperlink"/>
              <w:lang w:eastAsia="en-IN"/>
            </w:rPr>
            <w:pPrChange w:author="Desai, Ameet" w:date="2023-11-16T01:23:56.106Z">
              <w:pPr/>
            </w:pPrChange>
          </w:pPr>
          <w:hyperlink w:anchor="_Toc84193625">
            <w:r w:rsidRPr="3B099937" w:rsidR="3B099937">
              <w:rPr>
                <w:rStyle w:val="Hyperlink"/>
              </w:rPr>
              <w:t>9.6 Exceptions</w:t>
            </w:r>
            <w:ins w:author="Desai, Ameet" w:date="2023-11-16T01:23:56.105Z" w:id="1896638526">
              <w:r>
                <w:tab/>
              </w:r>
            </w:ins>
            <w:r>
              <w:fldChar w:fldCharType="begin"/>
            </w:r>
            <w:r>
              <w:instrText xml:space="preserve">PAGEREF _Toc84193625 \h</w:instrText>
            </w:r>
            <w:r>
              <w:fldChar w:fldCharType="separate"/>
            </w:r>
            <w:r w:rsidRPr="3B099937" w:rsidR="3B099937">
              <w:rPr>
                <w:rStyle w:val="Hyperlink"/>
              </w:rPr>
              <w:t>39</w:t>
            </w:r>
            <w:r>
              <w:fldChar w:fldCharType="end"/>
            </w:r>
          </w:hyperlink>
        </w:p>
        <w:p w:rsidR="00CC7565" w:rsidP="3B099937" w:rsidRDefault="00753F8C" w14:paraId="090DC50C" w14:textId="62A0A79D">
          <w:pPr>
            <w:pStyle w:val="TOC1"/>
            <w:tabs>
              <w:tab w:val="right" w:leader="dot" w:pos="9045"/>
            </w:tabs>
            <w:rPr>
              <w:rStyle w:val="Hyperlink"/>
              <w:lang w:eastAsia="en-IN"/>
            </w:rPr>
            <w:pPrChange w:author="Desai, Ameet" w:date="2023-11-16T01:23:56.108Z">
              <w:pPr/>
            </w:pPrChange>
          </w:pPr>
          <w:hyperlink w:anchor="_Toc227157862">
            <w:r w:rsidRPr="3B099937" w:rsidR="3B099937">
              <w:rPr>
                <w:rStyle w:val="Hyperlink"/>
              </w:rPr>
              <w:t>10. Best practice 10 Log Analytics agent should be installed on your virtual machine scale sets for Azure Security Center monitoring.</w:t>
            </w:r>
            <w:ins w:author="Desai, Ameet" w:date="2023-11-16T01:23:56.107Z" w:id="1683180531">
              <w:r>
                <w:tab/>
              </w:r>
            </w:ins>
            <w:r>
              <w:fldChar w:fldCharType="begin"/>
            </w:r>
            <w:r>
              <w:instrText xml:space="preserve">PAGEREF _Toc227157862 \h</w:instrText>
            </w:r>
            <w:r>
              <w:fldChar w:fldCharType="separate"/>
            </w:r>
            <w:r w:rsidRPr="3B099937" w:rsidR="3B099937">
              <w:rPr>
                <w:rStyle w:val="Hyperlink"/>
              </w:rPr>
              <w:t>40</w:t>
            </w:r>
            <w:r>
              <w:fldChar w:fldCharType="end"/>
            </w:r>
          </w:hyperlink>
        </w:p>
        <w:p w:rsidR="00CC7565" w:rsidP="3B099937" w:rsidRDefault="00753F8C" w14:paraId="704D055E" w14:textId="0E4342CD">
          <w:pPr>
            <w:pStyle w:val="TOC1"/>
            <w:tabs>
              <w:tab w:val="right" w:leader="dot" w:pos="9045"/>
            </w:tabs>
            <w:rPr>
              <w:rStyle w:val="Hyperlink"/>
              <w:lang w:eastAsia="en-IN"/>
            </w:rPr>
            <w:pPrChange w:author="Desai, Ameet" w:date="2023-11-16T01:23:56.11Z">
              <w:pPr/>
            </w:pPrChange>
          </w:pPr>
          <w:hyperlink w:anchor="_Toc470493870">
            <w:r w:rsidRPr="3B099937" w:rsidR="3B099937">
              <w:rPr>
                <w:rStyle w:val="Hyperlink"/>
              </w:rPr>
              <w:t>10.1 Description</w:t>
            </w:r>
            <w:ins w:author="Desai, Ameet" w:date="2023-11-16T01:23:56.109Z" w:id="712817711">
              <w:r>
                <w:tab/>
              </w:r>
            </w:ins>
            <w:r>
              <w:fldChar w:fldCharType="begin"/>
            </w:r>
            <w:r>
              <w:instrText xml:space="preserve">PAGEREF _Toc470493870 \h</w:instrText>
            </w:r>
            <w:r>
              <w:fldChar w:fldCharType="separate"/>
            </w:r>
            <w:r w:rsidRPr="3B099937" w:rsidR="3B099937">
              <w:rPr>
                <w:rStyle w:val="Hyperlink"/>
              </w:rPr>
              <w:t>41</w:t>
            </w:r>
            <w:r>
              <w:fldChar w:fldCharType="end"/>
            </w:r>
          </w:hyperlink>
        </w:p>
        <w:p w:rsidR="00CC7565" w:rsidP="3B099937" w:rsidRDefault="00753F8C" w14:paraId="55D3E733" w14:textId="49CC2F8E">
          <w:pPr>
            <w:pStyle w:val="TOC1"/>
            <w:tabs>
              <w:tab w:val="right" w:leader="dot" w:pos="9045"/>
            </w:tabs>
            <w:rPr>
              <w:rStyle w:val="Hyperlink"/>
              <w:lang w:eastAsia="en-IN"/>
            </w:rPr>
            <w:pPrChange w:author="Desai, Ameet" w:date="2023-11-16T01:23:56.111Z">
              <w:pPr/>
            </w:pPrChange>
          </w:pPr>
          <w:hyperlink w:anchor="_Toc43712582">
            <w:r w:rsidRPr="3B099937" w:rsidR="3B099937">
              <w:rPr>
                <w:rStyle w:val="Hyperlink"/>
              </w:rPr>
              <w:t>10.2 Control Domain</w:t>
            </w:r>
            <w:ins w:author="Desai, Ameet" w:date="2023-11-16T01:23:56.111Z" w:id="524023714">
              <w:r>
                <w:tab/>
              </w:r>
            </w:ins>
            <w:r>
              <w:fldChar w:fldCharType="begin"/>
            </w:r>
            <w:r>
              <w:instrText xml:space="preserve">PAGEREF _Toc43712582 \h</w:instrText>
            </w:r>
            <w:r>
              <w:fldChar w:fldCharType="separate"/>
            </w:r>
            <w:r w:rsidRPr="3B099937" w:rsidR="3B099937">
              <w:rPr>
                <w:rStyle w:val="Hyperlink"/>
              </w:rPr>
              <w:t>41</w:t>
            </w:r>
            <w:r>
              <w:fldChar w:fldCharType="end"/>
            </w:r>
          </w:hyperlink>
        </w:p>
        <w:p w:rsidR="00CC7565" w:rsidP="3B099937" w:rsidRDefault="00753F8C" w14:paraId="3D5979B4" w14:textId="24017B5A">
          <w:pPr>
            <w:pStyle w:val="TOC1"/>
            <w:tabs>
              <w:tab w:val="right" w:leader="dot" w:pos="9045"/>
            </w:tabs>
            <w:rPr>
              <w:rStyle w:val="Hyperlink"/>
              <w:lang w:eastAsia="en-IN"/>
            </w:rPr>
            <w:pPrChange w:author="Desai, Ameet" w:date="2023-11-16T01:23:56.113Z">
              <w:pPr/>
            </w:pPrChange>
          </w:pPr>
          <w:hyperlink w:anchor="_Toc1407768051">
            <w:r w:rsidRPr="3B099937" w:rsidR="3B099937">
              <w:rPr>
                <w:rStyle w:val="Hyperlink"/>
              </w:rPr>
              <w:t>10.3 Non-Compliance Message</w:t>
            </w:r>
            <w:ins w:author="Desai, Ameet" w:date="2023-11-16T01:23:56.113Z" w:id="492057976">
              <w:r>
                <w:tab/>
              </w:r>
            </w:ins>
            <w:r>
              <w:fldChar w:fldCharType="begin"/>
            </w:r>
            <w:r>
              <w:instrText xml:space="preserve">PAGEREF _Toc1407768051 \h</w:instrText>
            </w:r>
            <w:r>
              <w:fldChar w:fldCharType="separate"/>
            </w:r>
            <w:r w:rsidRPr="3B099937" w:rsidR="3B099937">
              <w:rPr>
                <w:rStyle w:val="Hyperlink"/>
              </w:rPr>
              <w:t>41</w:t>
            </w:r>
            <w:r>
              <w:fldChar w:fldCharType="end"/>
            </w:r>
          </w:hyperlink>
        </w:p>
        <w:p w:rsidR="00CC7565" w:rsidP="3B099937" w:rsidRDefault="00753F8C" w14:paraId="2C9EB0A1" w14:textId="7E83AC88">
          <w:pPr>
            <w:pStyle w:val="TOC1"/>
            <w:tabs>
              <w:tab w:val="right" w:leader="dot" w:pos="9045"/>
            </w:tabs>
            <w:rPr>
              <w:rStyle w:val="Hyperlink"/>
              <w:lang w:eastAsia="en-IN"/>
            </w:rPr>
            <w:pPrChange w:author="Desai, Ameet" w:date="2023-11-16T01:23:56.115Z">
              <w:pPr/>
            </w:pPrChange>
          </w:pPr>
          <w:hyperlink w:anchor="_Toc1818262076">
            <w:r w:rsidRPr="3B099937" w:rsidR="3B099937">
              <w:rPr>
                <w:rStyle w:val="Hyperlink"/>
              </w:rPr>
              <w:t>10.4 Policy Definition</w:t>
            </w:r>
            <w:ins w:author="Desai, Ameet" w:date="2023-11-16T01:23:56.115Z" w:id="1205427893">
              <w:r>
                <w:tab/>
              </w:r>
            </w:ins>
            <w:r>
              <w:fldChar w:fldCharType="begin"/>
            </w:r>
            <w:r>
              <w:instrText xml:space="preserve">PAGEREF _Toc1818262076 \h</w:instrText>
            </w:r>
            <w:r>
              <w:fldChar w:fldCharType="separate"/>
            </w:r>
            <w:r w:rsidRPr="3B099937" w:rsidR="3B099937">
              <w:rPr>
                <w:rStyle w:val="Hyperlink"/>
              </w:rPr>
              <w:t>41</w:t>
            </w:r>
            <w:r>
              <w:fldChar w:fldCharType="end"/>
            </w:r>
          </w:hyperlink>
        </w:p>
        <w:p w:rsidR="00CC7565" w:rsidP="3B099937" w:rsidRDefault="00753F8C" w14:paraId="5EEAD9D7" w14:textId="4B7112CA">
          <w:pPr>
            <w:pStyle w:val="TOC1"/>
            <w:tabs>
              <w:tab w:val="right" w:leader="dot" w:pos="9045"/>
            </w:tabs>
            <w:rPr>
              <w:rStyle w:val="Hyperlink"/>
              <w:lang w:eastAsia="en-IN"/>
            </w:rPr>
            <w:pPrChange w:author="Desai, Ameet" w:date="2023-11-16T01:23:56.118Z">
              <w:pPr/>
            </w:pPrChange>
          </w:pPr>
          <w:hyperlink w:anchor="_Toc171874698">
            <w:r w:rsidRPr="3B099937" w:rsidR="3B099937">
              <w:rPr>
                <w:rStyle w:val="Hyperlink"/>
              </w:rPr>
              <w:t>10.5 Error Details</w:t>
            </w:r>
            <w:ins w:author="Desai, Ameet" w:date="2023-11-16T01:23:56.118Z" w:id="584553112">
              <w:r>
                <w:tab/>
              </w:r>
            </w:ins>
            <w:r>
              <w:fldChar w:fldCharType="begin"/>
            </w:r>
            <w:r>
              <w:instrText xml:space="preserve">PAGEREF _Toc171874698 \h</w:instrText>
            </w:r>
            <w:r>
              <w:fldChar w:fldCharType="separate"/>
            </w:r>
            <w:r w:rsidRPr="3B099937" w:rsidR="3B099937">
              <w:rPr>
                <w:rStyle w:val="Hyperlink"/>
              </w:rPr>
              <w:t>42</w:t>
            </w:r>
            <w:r>
              <w:fldChar w:fldCharType="end"/>
            </w:r>
          </w:hyperlink>
        </w:p>
        <w:p w:rsidR="00CC7565" w:rsidP="3B099937" w:rsidRDefault="00753F8C" w14:paraId="72B406A3" w14:textId="3BF50FFF">
          <w:pPr>
            <w:pStyle w:val="TOC1"/>
            <w:tabs>
              <w:tab w:val="right" w:leader="dot" w:pos="9045"/>
            </w:tabs>
            <w:rPr>
              <w:rStyle w:val="Hyperlink"/>
              <w:lang w:eastAsia="en-IN"/>
            </w:rPr>
            <w:pPrChange w:author="Desai, Ameet" w:date="2023-11-16T01:23:56.12Z">
              <w:pPr/>
            </w:pPrChange>
          </w:pPr>
          <w:hyperlink w:anchor="_Toc1387692600">
            <w:r w:rsidRPr="3B099937" w:rsidR="3B099937">
              <w:rPr>
                <w:rStyle w:val="Hyperlink"/>
              </w:rPr>
              <w:t>10.6 Exceptions</w:t>
            </w:r>
            <w:ins w:author="Desai, Ameet" w:date="2023-11-16T01:23:56.12Z" w:id="1652867636">
              <w:r>
                <w:tab/>
              </w:r>
            </w:ins>
            <w:r>
              <w:fldChar w:fldCharType="begin"/>
            </w:r>
            <w:r>
              <w:instrText xml:space="preserve">PAGEREF _Toc1387692600 \h</w:instrText>
            </w:r>
            <w:r>
              <w:fldChar w:fldCharType="separate"/>
            </w:r>
            <w:r w:rsidRPr="3B099937" w:rsidR="3B099937">
              <w:rPr>
                <w:rStyle w:val="Hyperlink"/>
              </w:rPr>
              <w:t>42</w:t>
            </w:r>
            <w:r>
              <w:fldChar w:fldCharType="end"/>
            </w:r>
          </w:hyperlink>
        </w:p>
        <w:p w:rsidR="00CC7565" w:rsidP="3B099937" w:rsidRDefault="00753F8C" w14:paraId="7F6F8CE1" w14:textId="1EC168D5">
          <w:pPr>
            <w:pStyle w:val="TOC1"/>
            <w:tabs>
              <w:tab w:val="right" w:leader="dot" w:pos="9045"/>
            </w:tabs>
            <w:rPr>
              <w:rStyle w:val="Hyperlink"/>
              <w:lang w:eastAsia="en-IN"/>
            </w:rPr>
            <w:pPrChange w:author="Desai, Ameet" w:date="2023-11-16T01:23:56.123Z">
              <w:pPr/>
            </w:pPrChange>
          </w:pPr>
          <w:hyperlink w:anchor="_Toc969796405">
            <w:r w:rsidRPr="3B099937" w:rsidR="3B099937">
              <w:rPr>
                <w:rStyle w:val="Hyperlink"/>
              </w:rPr>
              <w:t>11.0 Appendix</w:t>
            </w:r>
            <w:ins w:author="Desai, Ameet" w:date="2023-11-16T01:23:56.122Z" w:id="1843833989">
              <w:r>
                <w:tab/>
              </w:r>
            </w:ins>
            <w:r>
              <w:fldChar w:fldCharType="begin"/>
            </w:r>
            <w:r>
              <w:instrText xml:space="preserve">PAGEREF _Toc969796405 \h</w:instrText>
            </w:r>
            <w:r>
              <w:fldChar w:fldCharType="separate"/>
            </w:r>
            <w:r w:rsidRPr="3B099937" w:rsidR="3B099937">
              <w:rPr>
                <w:rStyle w:val="Hyperlink"/>
              </w:rPr>
              <w:t>43</w:t>
            </w:r>
            <w:r>
              <w:fldChar w:fldCharType="end"/>
            </w:r>
          </w:hyperlink>
        </w:p>
        <w:p w:rsidR="3B099937" w:rsidP="3B099937" w:rsidRDefault="3B099937" w14:paraId="1345D10F" w14:textId="0B570E6E">
          <w:pPr>
            <w:pStyle w:val="TOC1"/>
            <w:tabs>
              <w:tab w:val="right" w:leader="dot" w:pos="9045"/>
            </w:tabs>
            <w:rPr>
              <w:rStyle w:val="Hyperlink"/>
            </w:rPr>
            <w:pPrChange w:author="Desai, Ameet" w:date="2023-11-16T01:23:56.128Z">
              <w:pPr/>
            </w:pPrChange>
          </w:pPr>
          <w:hyperlink w:anchor="_Toc1950800284">
            <w:r w:rsidRPr="3B099937" w:rsidR="3B099937">
              <w:rPr>
                <w:rStyle w:val="Hyperlink"/>
              </w:rPr>
              <w:t>11.1 Abbreviations</w:t>
            </w:r>
            <w:ins w:author="Desai, Ameet" w:date="2023-11-16T01:23:56.128Z" w:id="2126527727">
              <w:r>
                <w:tab/>
              </w:r>
            </w:ins>
            <w:r>
              <w:fldChar w:fldCharType="begin"/>
            </w:r>
            <w:r>
              <w:instrText xml:space="preserve">PAGEREF _Toc1950800284 \h</w:instrText>
            </w:r>
            <w:r>
              <w:fldChar w:fldCharType="separate"/>
            </w:r>
            <w:r w:rsidRPr="3B099937" w:rsidR="3B099937">
              <w:rPr>
                <w:rStyle w:val="Hyperlink"/>
              </w:rPr>
              <w:t>43</w:t>
            </w:r>
            <w:r>
              <w:fldChar w:fldCharType="end"/>
            </w:r>
          </w:hyperlink>
        </w:p>
        <w:p w:rsidR="3B099937" w:rsidP="3B099937" w:rsidRDefault="3B099937" w14:paraId="3B9882A1" w14:textId="5EED0F5B">
          <w:pPr>
            <w:pStyle w:val="TOC1"/>
            <w:tabs>
              <w:tab w:val="right" w:leader="dot" w:pos="9045"/>
            </w:tabs>
            <w:rPr>
              <w:rStyle w:val="Hyperlink"/>
            </w:rPr>
            <w:pPrChange w:author="Desai, Ameet" w:date="2023-11-16T01:23:56.133Z">
              <w:pPr/>
            </w:pPrChange>
          </w:pPr>
          <w:hyperlink w:anchor="_Toc786025514">
            <w:r w:rsidRPr="3B099937" w:rsidR="3B099937">
              <w:rPr>
                <w:rStyle w:val="Hyperlink"/>
              </w:rPr>
              <w:t>12.0 Reference Document links</w:t>
            </w:r>
            <w:ins w:author="Desai, Ameet" w:date="2023-11-16T01:23:56.13Z" w:id="1932455253">
              <w:r>
                <w:tab/>
              </w:r>
            </w:ins>
            <w:r>
              <w:fldChar w:fldCharType="begin"/>
            </w:r>
            <w:r>
              <w:instrText xml:space="preserve">PAGEREF _Toc786025514 \h</w:instrText>
            </w:r>
            <w:r>
              <w:fldChar w:fldCharType="separate"/>
            </w:r>
            <w:r w:rsidRPr="3B099937" w:rsidR="3B099937">
              <w:rPr>
                <w:rStyle w:val="Hyperlink"/>
              </w:rPr>
              <w:t>44</w:t>
            </w:r>
            <w:r>
              <w:fldChar w:fldCharType="end"/>
            </w:r>
          </w:hyperlink>
          <w:r>
            <w:fldChar w:fldCharType="end"/>
          </w:r>
        </w:p>
      </w:sdtContent>
    </w:sdt>
    <w:p w:rsidR="00E128C7" w:rsidP="00D11480" w:rsidRDefault="00E128C7" w14:paraId="290EB755" w14:textId="757C82B4">
      <w:pPr>
        <w:jc w:val="both"/>
      </w:pPr>
    </w:p>
    <w:p w:rsidRPr="00CF688F" w:rsidR="00CF688F" w:rsidP="00D11480" w:rsidRDefault="00CF688F" w14:paraId="2A8EC6A0" w14:textId="77777777">
      <w:pPr>
        <w:jc w:val="both"/>
      </w:pPr>
    </w:p>
    <w:p w:rsidR="006E5A71" w:rsidP="3B099937" w:rsidRDefault="006E5A71" w14:paraId="19996CE2" w14:textId="77777777">
      <w:pPr>
        <w:shd w:val="clear" w:color="auto" w:fill="FFFFFF" w:themeFill="background1"/>
        <w:spacing w:before="100" w:beforeAutospacing="on" w:after="100" w:afterAutospacing="on" w:line="240" w:lineRule="auto"/>
        <w:jc w:val="both"/>
        <w:rPr>
          <w:del w:author="Desai, Ameet" w:date="2023-11-16T01:26:28.931Z" w:id="1974575891"/>
          <w:b w:val="1"/>
          <w:bCs w:val="1"/>
          <w:sz w:val="24"/>
          <w:szCs w:val="24"/>
        </w:rPr>
      </w:pPr>
    </w:p>
    <w:p w:rsidR="006E5A71" w:rsidP="3B099937" w:rsidRDefault="00601E87" w14:paraId="59BF362A" w14:textId="4CF9261C">
      <w:pPr>
        <w:shd w:val="clear" w:color="auto" w:fill="FFFFFF" w:themeFill="background1"/>
        <w:spacing w:before="100" w:beforeAutospacing="on" w:after="100" w:afterAutospacing="on" w:line="240" w:lineRule="auto"/>
        <w:jc w:val="both"/>
        <w:rPr>
          <w:del w:author="Desai, Ameet" w:date="2023-11-16T01:26:32.223Z" w:id="1507900126"/>
          <w:b w:val="1"/>
          <w:bCs w:val="1"/>
          <w:sz w:val="24"/>
          <w:szCs w:val="24"/>
        </w:rPr>
      </w:pPr>
      <w:del w:author="Desai, Ameet" w:date="2023-11-16T01:26:20.305Z" w:id="1755709723">
        <w:r w:rsidRPr="3B099937" w:rsidDel="00601E87">
          <w:rPr>
            <w:b w:val="1"/>
            <w:bCs w:val="1"/>
            <w:sz w:val="24"/>
            <w:szCs w:val="24"/>
          </w:rPr>
          <w:delText>`</w:delText>
        </w:r>
      </w:del>
    </w:p>
    <w:p w:rsidR="006E5A71" w:rsidP="3B099937" w:rsidRDefault="006E5A71" w14:paraId="3781E53A" w14:textId="77777777">
      <w:pPr>
        <w:shd w:val="clear" w:color="auto" w:fill="FFFFFF" w:themeFill="background1"/>
        <w:spacing w:before="100" w:beforeAutospacing="on" w:after="100" w:afterAutospacing="on" w:line="240" w:lineRule="auto"/>
        <w:jc w:val="both"/>
        <w:rPr>
          <w:del w:author="Desai, Ameet" w:date="2023-11-16T01:26:32.882Z" w:id="1876395148"/>
          <w:b w:val="1"/>
          <w:bCs w:val="1"/>
          <w:sz w:val="24"/>
          <w:szCs w:val="24"/>
        </w:rPr>
      </w:pPr>
    </w:p>
    <w:p w:rsidR="006E5A71" w:rsidP="3B099937" w:rsidRDefault="006E5A71" w14:paraId="76903939" w14:textId="77777777">
      <w:pPr>
        <w:shd w:val="clear" w:color="auto" w:fill="FFFFFF" w:themeFill="background1"/>
        <w:spacing w:before="100" w:beforeAutospacing="on" w:after="100" w:afterAutospacing="on" w:line="240" w:lineRule="auto"/>
        <w:jc w:val="both"/>
        <w:rPr>
          <w:ins w:author="Desai, Ameet" w:date="2023-11-16T01:26:35.137Z" w:id="632587140"/>
          <w:b w:val="1"/>
          <w:bCs w:val="1"/>
          <w:sz w:val="24"/>
          <w:szCs w:val="24"/>
        </w:rPr>
      </w:pPr>
    </w:p>
    <w:p w:rsidR="3B099937" w:rsidP="3B099937" w:rsidRDefault="3B099937" w14:paraId="127BF50E" w14:textId="55501873">
      <w:pPr>
        <w:pStyle w:val="Normal"/>
        <w:shd w:val="clear" w:color="auto" w:fill="FFFFFF" w:themeFill="background1"/>
        <w:spacing w:beforeAutospacing="on" w:afterAutospacing="on" w:line="240" w:lineRule="auto"/>
        <w:jc w:val="both"/>
        <w:rPr>
          <w:ins w:author="Desai, Ameet" w:date="2023-11-16T01:26:35.298Z" w:id="1627914940"/>
          <w:b w:val="1"/>
          <w:bCs w:val="1"/>
          <w:sz w:val="24"/>
          <w:szCs w:val="24"/>
        </w:rPr>
      </w:pPr>
    </w:p>
    <w:p w:rsidR="3B099937" w:rsidP="3B099937" w:rsidRDefault="3B099937" w14:paraId="5E8A434C" w14:textId="5F573288">
      <w:pPr>
        <w:pStyle w:val="Normal"/>
        <w:shd w:val="clear" w:color="auto" w:fill="FFFFFF" w:themeFill="background1"/>
        <w:spacing w:beforeAutospacing="on" w:afterAutospacing="on" w:line="240" w:lineRule="auto"/>
        <w:jc w:val="both"/>
        <w:rPr>
          <w:ins w:author="Desai, Ameet" w:date="2023-11-16T01:26:35.473Z" w:id="340434180"/>
          <w:b w:val="1"/>
          <w:bCs w:val="1"/>
          <w:sz w:val="24"/>
          <w:szCs w:val="24"/>
        </w:rPr>
      </w:pPr>
    </w:p>
    <w:p w:rsidR="3B099937" w:rsidP="3B099937" w:rsidRDefault="3B099937" w14:paraId="12415DF3" w14:textId="19E6CD58">
      <w:pPr>
        <w:pStyle w:val="Normal"/>
        <w:shd w:val="clear" w:color="auto" w:fill="FFFFFF" w:themeFill="background1"/>
        <w:spacing w:beforeAutospacing="on" w:afterAutospacing="on" w:line="240" w:lineRule="auto"/>
        <w:jc w:val="both"/>
        <w:rPr>
          <w:ins w:author="Desai, Ameet" w:date="2023-11-16T01:26:35.636Z" w:id="1427118421"/>
          <w:b w:val="1"/>
          <w:bCs w:val="1"/>
          <w:sz w:val="24"/>
          <w:szCs w:val="24"/>
        </w:rPr>
      </w:pPr>
    </w:p>
    <w:p w:rsidR="3B099937" w:rsidP="3B099937" w:rsidRDefault="3B099937" w14:paraId="5B599077" w14:textId="1AF961C2">
      <w:pPr>
        <w:pStyle w:val="Normal"/>
        <w:shd w:val="clear" w:color="auto" w:fill="FFFFFF" w:themeFill="background1"/>
        <w:spacing w:beforeAutospacing="on" w:afterAutospacing="on" w:line="240" w:lineRule="auto"/>
        <w:jc w:val="both"/>
        <w:rPr>
          <w:ins w:author="Desai, Ameet" w:date="2023-11-16T01:26:35.792Z" w:id="306761720"/>
          <w:b w:val="1"/>
          <w:bCs w:val="1"/>
          <w:sz w:val="24"/>
          <w:szCs w:val="24"/>
        </w:rPr>
      </w:pPr>
    </w:p>
    <w:p w:rsidR="3B099937" w:rsidP="3B099937" w:rsidRDefault="3B099937" w14:paraId="506D3B6F" w14:textId="1355B99D">
      <w:pPr>
        <w:pStyle w:val="Normal"/>
        <w:shd w:val="clear" w:color="auto" w:fill="FFFFFF" w:themeFill="background1"/>
        <w:spacing w:beforeAutospacing="on" w:afterAutospacing="on" w:line="240" w:lineRule="auto"/>
        <w:jc w:val="both"/>
        <w:rPr>
          <w:ins w:author="Desai, Ameet" w:date="2023-11-16T01:26:35.969Z" w:id="598714236"/>
          <w:b w:val="1"/>
          <w:bCs w:val="1"/>
          <w:sz w:val="24"/>
          <w:szCs w:val="24"/>
        </w:rPr>
      </w:pPr>
    </w:p>
    <w:p w:rsidR="3B099937" w:rsidP="3B099937" w:rsidRDefault="3B099937" w14:paraId="0591C8ED" w14:textId="705DAEFF">
      <w:pPr>
        <w:pStyle w:val="Normal"/>
        <w:shd w:val="clear" w:color="auto" w:fill="FFFFFF" w:themeFill="background1"/>
        <w:spacing w:beforeAutospacing="on" w:afterAutospacing="on" w:line="240" w:lineRule="auto"/>
        <w:jc w:val="both"/>
        <w:rPr>
          <w:ins w:author="Desai, Ameet" w:date="2023-11-16T01:26:36.132Z" w:id="426210733"/>
          <w:b w:val="1"/>
          <w:bCs w:val="1"/>
          <w:sz w:val="24"/>
          <w:szCs w:val="24"/>
        </w:rPr>
      </w:pPr>
    </w:p>
    <w:p w:rsidR="3B099937" w:rsidP="3B099937" w:rsidRDefault="3B099937" w14:paraId="5E0B2B26" w14:textId="76B97B23">
      <w:pPr>
        <w:pStyle w:val="Normal"/>
        <w:shd w:val="clear" w:color="auto" w:fill="FFFFFF" w:themeFill="background1"/>
        <w:spacing w:beforeAutospacing="on" w:afterAutospacing="on" w:line="240" w:lineRule="auto"/>
        <w:jc w:val="both"/>
        <w:rPr>
          <w:ins w:author="Desai, Ameet" w:date="2023-11-16T01:26:36.302Z" w:id="1251353842"/>
          <w:b w:val="1"/>
          <w:bCs w:val="1"/>
          <w:sz w:val="24"/>
          <w:szCs w:val="24"/>
        </w:rPr>
      </w:pPr>
    </w:p>
    <w:p w:rsidR="3B099937" w:rsidP="3B099937" w:rsidRDefault="3B099937" w14:paraId="21C2B9D7" w14:textId="6334A63D">
      <w:pPr>
        <w:pStyle w:val="Normal"/>
        <w:shd w:val="clear" w:color="auto" w:fill="FFFFFF" w:themeFill="background1"/>
        <w:spacing w:beforeAutospacing="on" w:afterAutospacing="on" w:line="240" w:lineRule="auto"/>
        <w:jc w:val="both"/>
        <w:rPr>
          <w:ins w:author="Desai, Ameet" w:date="2023-11-16T01:26:36.46Z" w:id="1157574281"/>
          <w:b w:val="1"/>
          <w:bCs w:val="1"/>
          <w:sz w:val="24"/>
          <w:szCs w:val="24"/>
        </w:rPr>
      </w:pPr>
    </w:p>
    <w:p w:rsidR="3B099937" w:rsidP="3B099937" w:rsidRDefault="3B099937" w14:paraId="0EF5ADC3" w14:textId="222E77E7">
      <w:pPr>
        <w:pStyle w:val="Normal"/>
        <w:shd w:val="clear" w:color="auto" w:fill="FFFFFF" w:themeFill="background1"/>
        <w:spacing w:beforeAutospacing="on" w:afterAutospacing="on" w:line="240" w:lineRule="auto"/>
        <w:jc w:val="both"/>
        <w:rPr>
          <w:ins w:author="Desai, Ameet" w:date="2023-11-16T01:26:36.62Z" w:id="1730591715"/>
          <w:b w:val="1"/>
          <w:bCs w:val="1"/>
          <w:sz w:val="24"/>
          <w:szCs w:val="24"/>
        </w:rPr>
      </w:pPr>
    </w:p>
    <w:p w:rsidR="3B099937" w:rsidP="3B099937" w:rsidRDefault="3B099937" w14:paraId="05F82C23" w14:textId="50D83DF0">
      <w:pPr>
        <w:pStyle w:val="Normal"/>
        <w:shd w:val="clear" w:color="auto" w:fill="FFFFFF" w:themeFill="background1"/>
        <w:spacing w:beforeAutospacing="on" w:afterAutospacing="on" w:line="240" w:lineRule="auto"/>
        <w:jc w:val="both"/>
        <w:rPr>
          <w:ins w:author="Desai, Ameet" w:date="2023-11-16T01:26:36.784Z" w:id="290595437"/>
          <w:b w:val="1"/>
          <w:bCs w:val="1"/>
          <w:sz w:val="24"/>
          <w:szCs w:val="24"/>
        </w:rPr>
      </w:pPr>
    </w:p>
    <w:p w:rsidR="3B099937" w:rsidP="3B099937" w:rsidRDefault="3B099937" w14:paraId="57066600" w14:textId="55C8CE5B">
      <w:pPr>
        <w:pStyle w:val="Normal"/>
        <w:shd w:val="clear" w:color="auto" w:fill="FFFFFF" w:themeFill="background1"/>
        <w:spacing w:beforeAutospacing="on" w:afterAutospacing="on" w:line="240" w:lineRule="auto"/>
        <w:jc w:val="both"/>
        <w:rPr>
          <w:ins w:author="Desai, Ameet" w:date="2023-11-16T01:26:39.081Z" w:id="776813044"/>
          <w:b w:val="1"/>
          <w:bCs w:val="1"/>
          <w:sz w:val="24"/>
          <w:szCs w:val="24"/>
        </w:rPr>
      </w:pPr>
    </w:p>
    <w:p w:rsidR="3B099937" w:rsidP="3B099937" w:rsidRDefault="3B099937" w14:paraId="58ECEFC2" w14:textId="51360A26">
      <w:pPr>
        <w:pStyle w:val="Normal"/>
        <w:shd w:val="clear" w:color="auto" w:fill="FFFFFF" w:themeFill="background1"/>
        <w:spacing w:beforeAutospacing="on" w:afterAutospacing="on" w:line="240" w:lineRule="auto"/>
        <w:jc w:val="both"/>
        <w:rPr>
          <w:ins w:author="Desai, Ameet" w:date="2023-11-16T01:26:39.259Z" w:id="1854351812"/>
          <w:b w:val="1"/>
          <w:bCs w:val="1"/>
          <w:sz w:val="24"/>
          <w:szCs w:val="24"/>
        </w:rPr>
      </w:pPr>
    </w:p>
    <w:p w:rsidR="3B099937" w:rsidP="3B099937" w:rsidRDefault="3B099937" w14:paraId="06E12477" w14:textId="2D9DAA5B">
      <w:pPr>
        <w:pStyle w:val="Normal"/>
        <w:shd w:val="clear" w:color="auto" w:fill="FFFFFF" w:themeFill="background1"/>
        <w:spacing w:beforeAutospacing="on" w:afterAutospacing="on" w:line="240" w:lineRule="auto"/>
        <w:jc w:val="both"/>
        <w:rPr>
          <w:ins w:author="Desai, Ameet" w:date="2023-11-16T01:26:39.447Z" w:id="176393609"/>
          <w:b w:val="1"/>
          <w:bCs w:val="1"/>
          <w:sz w:val="24"/>
          <w:szCs w:val="24"/>
        </w:rPr>
      </w:pPr>
    </w:p>
    <w:p w:rsidR="3B099937" w:rsidP="3B099937" w:rsidRDefault="3B099937" w14:paraId="1469B013" w14:textId="4E30EAD0">
      <w:pPr>
        <w:pStyle w:val="Normal"/>
        <w:shd w:val="clear" w:color="auto" w:fill="FFFFFF" w:themeFill="background1"/>
        <w:spacing w:beforeAutospacing="on" w:afterAutospacing="on" w:line="240" w:lineRule="auto"/>
        <w:jc w:val="both"/>
        <w:rPr>
          <w:ins w:author="Desai, Ameet" w:date="2023-11-16T01:26:39.692Z" w:id="1517800611"/>
          <w:b w:val="1"/>
          <w:bCs w:val="1"/>
          <w:sz w:val="24"/>
          <w:szCs w:val="24"/>
        </w:rPr>
      </w:pPr>
    </w:p>
    <w:p w:rsidR="3B099937" w:rsidP="3B099937" w:rsidRDefault="3B099937" w14:paraId="0D6DF684" w14:textId="375174E3">
      <w:pPr>
        <w:pStyle w:val="Normal"/>
        <w:shd w:val="clear" w:color="auto" w:fill="FFFFFF" w:themeFill="background1"/>
        <w:spacing w:beforeAutospacing="on" w:afterAutospacing="on" w:line="240" w:lineRule="auto"/>
        <w:jc w:val="both"/>
        <w:rPr>
          <w:ins w:author="Desai, Ameet" w:date="2023-11-16T01:26:40.063Z" w:id="892631876"/>
          <w:b w:val="1"/>
          <w:bCs w:val="1"/>
          <w:sz w:val="24"/>
          <w:szCs w:val="24"/>
        </w:rPr>
      </w:pPr>
    </w:p>
    <w:p w:rsidR="3B099937" w:rsidP="3B099937" w:rsidRDefault="3B099937" w14:paraId="7E801926" w14:textId="417C14C9">
      <w:pPr>
        <w:pStyle w:val="Normal"/>
        <w:shd w:val="clear" w:color="auto" w:fill="FFFFFF" w:themeFill="background1"/>
        <w:spacing w:beforeAutospacing="on" w:afterAutospacing="on" w:line="240" w:lineRule="auto"/>
        <w:jc w:val="both"/>
        <w:rPr>
          <w:ins w:author="Desai, Ameet" w:date="2023-11-16T01:26:40.282Z" w:id="989445147"/>
          <w:b w:val="1"/>
          <w:bCs w:val="1"/>
          <w:sz w:val="24"/>
          <w:szCs w:val="24"/>
        </w:rPr>
      </w:pPr>
    </w:p>
    <w:p w:rsidR="3B099937" w:rsidP="3B099937" w:rsidRDefault="3B099937" w14:paraId="19424F08" w14:textId="4D790877">
      <w:pPr>
        <w:pStyle w:val="Normal"/>
        <w:shd w:val="clear" w:color="auto" w:fill="FFFFFF" w:themeFill="background1"/>
        <w:spacing w:beforeAutospacing="on" w:afterAutospacing="on" w:line="240" w:lineRule="auto"/>
        <w:jc w:val="both"/>
        <w:rPr>
          <w:ins w:author="Desai, Ameet" w:date="2023-11-16T01:26:40.455Z" w:id="2053689650"/>
          <w:b w:val="1"/>
          <w:bCs w:val="1"/>
          <w:sz w:val="24"/>
          <w:szCs w:val="24"/>
        </w:rPr>
      </w:pPr>
    </w:p>
    <w:p w:rsidR="3B099937" w:rsidP="3B099937" w:rsidRDefault="3B099937" w14:paraId="0A359A18" w14:textId="7F2DEAEC">
      <w:pPr>
        <w:pStyle w:val="Normal"/>
        <w:shd w:val="clear" w:color="auto" w:fill="FFFFFF" w:themeFill="background1"/>
        <w:spacing w:beforeAutospacing="on" w:afterAutospacing="on" w:line="240" w:lineRule="auto"/>
        <w:jc w:val="both"/>
        <w:rPr>
          <w:ins w:author="Desai, Ameet" w:date="2023-11-16T01:26:40.631Z" w:id="908832173"/>
          <w:b w:val="1"/>
          <w:bCs w:val="1"/>
          <w:sz w:val="24"/>
          <w:szCs w:val="24"/>
        </w:rPr>
      </w:pPr>
    </w:p>
    <w:p w:rsidR="3B099937" w:rsidP="3B099937" w:rsidRDefault="3B099937" w14:paraId="2CB4968F" w14:textId="59727894">
      <w:pPr>
        <w:pStyle w:val="Normal"/>
        <w:shd w:val="clear" w:color="auto" w:fill="FFFFFF" w:themeFill="background1"/>
        <w:spacing w:beforeAutospacing="on" w:afterAutospacing="on" w:line="240" w:lineRule="auto"/>
        <w:jc w:val="both"/>
        <w:rPr>
          <w:ins w:author="Desai, Ameet" w:date="2023-11-16T01:26:40.808Z" w:id="1799104946"/>
          <w:b w:val="1"/>
          <w:bCs w:val="1"/>
          <w:sz w:val="24"/>
          <w:szCs w:val="24"/>
        </w:rPr>
      </w:pPr>
    </w:p>
    <w:p w:rsidR="3B099937" w:rsidP="3B099937" w:rsidRDefault="3B099937" w14:paraId="4B011729" w14:textId="7A11DF67">
      <w:pPr>
        <w:pStyle w:val="Normal"/>
        <w:shd w:val="clear" w:color="auto" w:fill="FFFFFF" w:themeFill="background1"/>
        <w:spacing w:beforeAutospacing="on" w:afterAutospacing="on" w:line="240" w:lineRule="auto"/>
        <w:jc w:val="both"/>
        <w:rPr>
          <w:ins w:author="Desai, Ameet" w:date="2023-11-16T01:26:40.982Z" w:id="1233455236"/>
          <w:b w:val="1"/>
          <w:bCs w:val="1"/>
          <w:sz w:val="24"/>
          <w:szCs w:val="24"/>
        </w:rPr>
      </w:pPr>
    </w:p>
    <w:p w:rsidR="3B099937" w:rsidP="3B099937" w:rsidRDefault="3B099937" w14:paraId="7CF7D983" w14:textId="0916EF80">
      <w:pPr>
        <w:pStyle w:val="Normal"/>
        <w:shd w:val="clear" w:color="auto" w:fill="FFFFFF" w:themeFill="background1"/>
        <w:spacing w:beforeAutospacing="on" w:afterAutospacing="on" w:line="240" w:lineRule="auto"/>
        <w:jc w:val="both"/>
        <w:rPr>
          <w:ins w:author="Desai, Ameet" w:date="2023-11-16T01:26:41.15Z" w:id="998455294"/>
          <w:b w:val="1"/>
          <w:bCs w:val="1"/>
          <w:sz w:val="24"/>
          <w:szCs w:val="24"/>
        </w:rPr>
      </w:pPr>
    </w:p>
    <w:p w:rsidR="3B099937" w:rsidP="3B099937" w:rsidRDefault="3B099937" w14:paraId="590B5C97" w14:textId="0BDEABB9">
      <w:pPr>
        <w:pStyle w:val="Normal"/>
        <w:shd w:val="clear" w:color="auto" w:fill="FFFFFF" w:themeFill="background1"/>
        <w:spacing w:beforeAutospacing="on" w:afterAutospacing="on" w:line="240" w:lineRule="auto"/>
        <w:jc w:val="both"/>
        <w:rPr>
          <w:ins w:author="Desai, Ameet" w:date="2023-11-16T01:26:41.312Z" w:id="1896962848"/>
          <w:b w:val="1"/>
          <w:bCs w:val="1"/>
          <w:sz w:val="24"/>
          <w:szCs w:val="24"/>
        </w:rPr>
      </w:pPr>
    </w:p>
    <w:p w:rsidR="3B099937" w:rsidP="3B099937" w:rsidRDefault="3B099937" w14:paraId="6F3F29E5" w14:textId="38CF3494">
      <w:pPr>
        <w:pStyle w:val="Normal"/>
        <w:shd w:val="clear" w:color="auto" w:fill="FFFFFF" w:themeFill="background1"/>
        <w:spacing w:beforeAutospacing="on" w:afterAutospacing="on" w:line="240" w:lineRule="auto"/>
        <w:jc w:val="both"/>
        <w:rPr>
          <w:ins w:author="Desai, Ameet" w:date="2023-11-16T01:26:41.491Z" w:id="1696682212"/>
          <w:b w:val="1"/>
          <w:bCs w:val="1"/>
          <w:sz w:val="24"/>
          <w:szCs w:val="24"/>
        </w:rPr>
      </w:pPr>
    </w:p>
    <w:p w:rsidR="3B099937" w:rsidP="3B099937" w:rsidRDefault="3B099937" w14:paraId="0FCDDB68" w14:textId="54D0C420">
      <w:pPr>
        <w:pStyle w:val="Normal"/>
        <w:shd w:val="clear" w:color="auto" w:fill="FFFFFF" w:themeFill="background1"/>
        <w:spacing w:beforeAutospacing="on" w:afterAutospacing="on" w:line="240" w:lineRule="auto"/>
        <w:jc w:val="both"/>
        <w:rPr>
          <w:ins w:author="Desai, Ameet" w:date="2023-11-16T01:26:41.682Z" w:id="1397425815"/>
          <w:b w:val="1"/>
          <w:bCs w:val="1"/>
          <w:sz w:val="24"/>
          <w:szCs w:val="24"/>
        </w:rPr>
      </w:pPr>
    </w:p>
    <w:p w:rsidR="3B099937" w:rsidP="3B099937" w:rsidRDefault="3B099937" w14:paraId="4C4951B1" w14:textId="105C8922">
      <w:pPr>
        <w:pStyle w:val="Normal"/>
        <w:shd w:val="clear" w:color="auto" w:fill="FFFFFF" w:themeFill="background1"/>
        <w:spacing w:beforeAutospacing="on" w:afterAutospacing="on" w:line="240" w:lineRule="auto"/>
        <w:jc w:val="both"/>
        <w:rPr>
          <w:ins w:author="Desai, Ameet" w:date="2023-11-16T01:26:41.866Z" w:id="2034090886"/>
          <w:b w:val="1"/>
          <w:bCs w:val="1"/>
          <w:sz w:val="24"/>
          <w:szCs w:val="24"/>
        </w:rPr>
      </w:pPr>
    </w:p>
    <w:p w:rsidR="3B099937" w:rsidP="3B099937" w:rsidRDefault="3B099937" w14:paraId="0DCFA24C" w14:textId="52F7294A">
      <w:pPr>
        <w:pStyle w:val="Normal"/>
        <w:shd w:val="clear" w:color="auto" w:fill="FFFFFF" w:themeFill="background1"/>
        <w:spacing w:beforeAutospacing="on" w:afterAutospacing="on" w:line="240" w:lineRule="auto"/>
        <w:jc w:val="both"/>
        <w:rPr>
          <w:ins w:author="Desai, Ameet" w:date="2023-11-16T01:26:55.988Z" w:id="2120575361"/>
          <w:b w:val="1"/>
          <w:bCs w:val="1"/>
          <w:sz w:val="24"/>
          <w:szCs w:val="24"/>
        </w:rPr>
      </w:pPr>
    </w:p>
    <w:p w:rsidR="3B099937" w:rsidP="3B099937" w:rsidRDefault="3B099937" w14:paraId="5C07CDE9" w14:textId="1F07488F">
      <w:pPr>
        <w:pStyle w:val="Normal"/>
        <w:shd w:val="clear" w:color="auto" w:fill="FFFFFF" w:themeFill="background1"/>
        <w:spacing w:beforeAutospacing="on" w:afterAutospacing="on" w:line="240" w:lineRule="auto"/>
        <w:jc w:val="both"/>
        <w:rPr>
          <w:del w:author="Desai, Ameet" w:date="2023-11-16T01:26:46.471Z" w:id="159621346"/>
          <w:b w:val="1"/>
          <w:bCs w:val="1"/>
          <w:sz w:val="24"/>
          <w:szCs w:val="24"/>
        </w:rPr>
      </w:pPr>
    </w:p>
    <w:p w:rsidR="006E5A71" w:rsidP="3B099937" w:rsidRDefault="006E5A71" w14:paraId="3D85B752" w14:textId="77777777">
      <w:pPr>
        <w:shd w:val="clear" w:color="auto" w:fill="FFFFFF" w:themeFill="background1"/>
        <w:spacing w:before="100" w:beforeAutospacing="on" w:after="100" w:afterAutospacing="on" w:line="240" w:lineRule="auto"/>
        <w:jc w:val="both"/>
        <w:rPr>
          <w:del w:author="Desai, Ameet" w:date="2023-11-16T01:26:47.017Z" w:id="609057555"/>
          <w:b w:val="1"/>
          <w:bCs w:val="1"/>
          <w:sz w:val="24"/>
          <w:szCs w:val="24"/>
        </w:rPr>
      </w:pPr>
    </w:p>
    <w:p w:rsidR="006E5A71" w:rsidP="3B099937" w:rsidRDefault="006E5A71" w14:paraId="3B2C13B5" w14:textId="77777777">
      <w:pPr>
        <w:shd w:val="clear" w:color="auto" w:fill="FFFFFF" w:themeFill="background1"/>
        <w:spacing w:before="100" w:beforeAutospacing="on" w:after="100" w:afterAutospacing="on" w:line="240" w:lineRule="auto"/>
        <w:jc w:val="both"/>
        <w:rPr>
          <w:del w:author="Desai, Ameet" w:date="2023-11-16T01:26:50.083Z" w:id="384389434"/>
          <w:b w:val="1"/>
          <w:bCs w:val="1"/>
          <w:sz w:val="24"/>
          <w:szCs w:val="24"/>
        </w:rPr>
      </w:pPr>
    </w:p>
    <w:p w:rsidR="006E5A71" w:rsidP="00D11480" w:rsidRDefault="006E5A71" w14:paraId="1380618F" w14:textId="77777777">
      <w:pPr>
        <w:shd w:val="clear" w:color="auto" w:fill="FFFFFF"/>
        <w:spacing w:before="100" w:beforeAutospacing="1" w:after="100" w:afterAutospacing="1" w:line="240" w:lineRule="auto"/>
        <w:jc w:val="both"/>
        <w:rPr>
          <w:b/>
          <w:bCs/>
          <w:sz w:val="24"/>
          <w:szCs w:val="24"/>
        </w:rPr>
      </w:pPr>
    </w:p>
    <w:p w:rsidR="006E5A71" w:rsidP="00D11480" w:rsidRDefault="006E5A71" w14:paraId="7EE360FB" w14:textId="77777777">
      <w:pPr>
        <w:shd w:val="clear" w:color="auto" w:fill="FFFFFF"/>
        <w:spacing w:before="100" w:beforeAutospacing="1" w:after="100" w:afterAutospacing="1" w:line="240" w:lineRule="auto"/>
        <w:jc w:val="both"/>
        <w:rPr>
          <w:b/>
          <w:bCs/>
          <w:sz w:val="24"/>
          <w:szCs w:val="24"/>
        </w:rPr>
      </w:pPr>
    </w:p>
    <w:p w:rsidRPr="0086086A" w:rsidR="003510B1" w:rsidP="003510B1" w:rsidRDefault="003510B1" w14:paraId="0652CB36" w14:textId="77777777">
      <w:pPr>
        <w:rPr>
          <w:rStyle w:val="Heading1Char"/>
          <w:b w:val="1"/>
          <w:bCs w:val="1"/>
        </w:rPr>
      </w:pPr>
      <w:bookmarkStart w:name="_Toc569786176" w:id="1691178959"/>
      <w:r w:rsidRPr="3B099937" w:rsidR="003510B1">
        <w:rPr>
          <w:rStyle w:val="Heading1Char"/>
          <w:b w:val="1"/>
          <w:bCs w:val="1"/>
        </w:rPr>
        <w:t>Objective of the Document</w:t>
      </w:r>
      <w:bookmarkEnd w:id="1691178959"/>
    </w:p>
    <w:p w:rsidRPr="009D7685" w:rsidR="003866C3" w:rsidP="6B312BCE" w:rsidRDefault="000760F4" w14:paraId="3F1981E3" w14:textId="05177FF9">
      <w:pPr>
        <w:spacing w:after="0"/>
        <w:ind w:firstLine="720"/>
        <w:jc w:val="both"/>
      </w:pPr>
      <w:r w:rsidR="000760F4">
        <w:rPr/>
        <w:t>In accordance with</w:t>
      </w:r>
      <w:r w:rsidR="000760F4">
        <w:rPr/>
        <w:t xml:space="preserve"> the Global Information Security Policy, Monitoring and Logging procedure</w:t>
      </w:r>
      <w:r w:rsidR="6A991853">
        <w:rPr/>
        <w:t xml:space="preserve"> </w:t>
      </w:r>
      <w:r w:rsidR="000760F4">
        <w:rPr/>
        <w:t xml:space="preserve">will ensure that Estee Lauder Companies Inc. (ELC) </w:t>
      </w:r>
      <w:r w:rsidR="000760F4">
        <w:rPr/>
        <w:t>is able to</w:t>
      </w:r>
      <w:r w:rsidR="000760F4">
        <w:rPr/>
        <w:t xml:space="preserve"> </w:t>
      </w:r>
      <w:r w:rsidR="00980AB4">
        <w:rPr/>
        <w:t>capture and analyse activity within the Azure cloud environment effectively and efficiently</w:t>
      </w:r>
      <w:r w:rsidR="000760F4">
        <w:rPr/>
        <w:t>. It also helps</w:t>
      </w:r>
      <w:r w:rsidR="00215638">
        <w:rPr/>
        <w:t xml:space="preserve"> in</w:t>
      </w:r>
      <w:r w:rsidR="000760F4">
        <w:rPr/>
        <w:t>, the sufficient detection and identification capabilities needed to support information security. This procedure enables the technology controls and processes needed to ensure transparency and auditability across the technology environment, which will empower ELC’s ability to perform investigations, regulatory audits, and incident and problem management...</w:t>
      </w:r>
      <w:r w:rsidR="009D7685">
        <w:rPr/>
        <w:t>etc.</w:t>
      </w:r>
    </w:p>
    <w:p w:rsidR="003866C3" w:rsidP="003510B1" w:rsidRDefault="003866C3" w14:paraId="0D67DBBF" w14:textId="77777777">
      <w:pPr>
        <w:rPr>
          <w:b/>
          <w:bCs/>
        </w:rPr>
      </w:pPr>
    </w:p>
    <w:p w:rsidRPr="0086086A" w:rsidR="003510B1" w:rsidP="003510B1" w:rsidRDefault="003510B1" w14:paraId="314A999B" w14:textId="77777777">
      <w:pPr>
        <w:rPr>
          <w:rStyle w:val="Heading1Char"/>
          <w:b w:val="1"/>
          <w:bCs w:val="1"/>
        </w:rPr>
      </w:pPr>
      <w:bookmarkStart w:name="_Toc1954780259" w:id="2060515285"/>
      <w:r w:rsidRPr="3B099937" w:rsidR="003510B1">
        <w:rPr>
          <w:rStyle w:val="Heading1Char"/>
          <w:b w:val="1"/>
          <w:bCs w:val="1"/>
        </w:rPr>
        <w:t>Executive Summary</w:t>
      </w:r>
      <w:bookmarkEnd w:id="2060515285"/>
    </w:p>
    <w:p w:rsidRPr="0086086A" w:rsidR="006E5A71" w:rsidP="6B312BCE" w:rsidRDefault="005B09B9" w14:paraId="1CF3FEFF" w14:textId="4547241A">
      <w:pPr>
        <w:shd w:val="clear" w:color="auto" w:fill="FFFFFF" w:themeFill="background1"/>
        <w:spacing w:before="100" w:beforeAutospacing="on" w:after="100" w:afterAutospacing="on" w:line="240" w:lineRule="auto"/>
        <w:ind w:firstLine="720"/>
        <w:jc w:val="both"/>
      </w:pPr>
      <w:r w:rsidR="005B09B9">
        <w:rPr/>
        <w:t xml:space="preserve">In any </w:t>
      </w:r>
      <w:bookmarkStart w:name="_Int_W7r10fhx" w:id="901815854"/>
      <w:r w:rsidR="005B09B9">
        <w:rPr/>
        <w:t>IT</w:t>
      </w:r>
      <w:bookmarkEnd w:id="901815854"/>
      <w:r w:rsidR="005B09B9">
        <w:rPr/>
        <w:t xml:space="preserve"> industry Monitoring and Logging play’s </w:t>
      </w:r>
      <w:r w:rsidR="295B1BE7">
        <w:rPr/>
        <w:t>significant role</w:t>
      </w:r>
      <w:r w:rsidR="005B09B9">
        <w:rPr/>
        <w:t xml:space="preserve">. Every day there are new ways to steal, or valuable data gets compromised. To overcome this, we should build and configure strong monitoring and Logging in our environment to address everyday challenges we are facing in securing our corporate information. There are several tools and technologies available and making use of them to safeguard our data and information integrity. In this document we are focussing on Azure policy service to </w:t>
      </w:r>
      <w:r w:rsidR="005B09B9">
        <w:rPr/>
        <w:t>monitor</w:t>
      </w:r>
      <w:r w:rsidR="005B09B9">
        <w:rPr/>
        <w:t xml:space="preserve"> our Azure resources and its logs.</w:t>
      </w:r>
    </w:p>
    <w:p w:rsidR="006E5A71" w:rsidP="00D11480" w:rsidRDefault="006E5A71" w14:paraId="74400B51" w14:textId="77777777">
      <w:pPr>
        <w:shd w:val="clear" w:color="auto" w:fill="FFFFFF"/>
        <w:spacing w:before="100" w:beforeAutospacing="1" w:after="100" w:afterAutospacing="1" w:line="240" w:lineRule="auto"/>
        <w:jc w:val="both"/>
        <w:rPr>
          <w:b/>
          <w:bCs/>
          <w:sz w:val="24"/>
          <w:szCs w:val="24"/>
        </w:rPr>
      </w:pPr>
    </w:p>
    <w:p w:rsidRPr="001978B8" w:rsidR="00F92B3B" w:rsidP="6B312BCE" w:rsidRDefault="00D23D9D" w14:paraId="66C2AB33" w14:textId="10B8E7C0">
      <w:pPr>
        <w:pStyle w:val="Heading1"/>
        <w:jc w:val="both"/>
        <w:rPr>
          <w:rFonts w:eastAsia="Calibri" w:eastAsiaTheme="minorAscii"/>
          <w:b w:val="1"/>
          <w:bCs w:val="1"/>
        </w:rPr>
      </w:pPr>
      <w:bookmarkStart w:name="_Toc253900803" w:id="788167094"/>
      <w:r w:rsidRPr="3B099937" w:rsidR="00D23D9D">
        <w:rPr>
          <w:rFonts w:eastAsia="Calibri" w:eastAsiaTheme="minorAscii"/>
          <w:b w:val="1"/>
          <w:bCs w:val="1"/>
        </w:rPr>
        <w:t xml:space="preserve">1. </w:t>
      </w:r>
      <w:r w:rsidRPr="3B099937" w:rsidR="007C51FA">
        <w:rPr>
          <w:rFonts w:eastAsia="Calibri" w:eastAsiaTheme="minorAscii"/>
          <w:b w:val="1"/>
          <w:bCs w:val="1"/>
          <w:color w:val="4471C4"/>
        </w:rPr>
        <w:t>Best Practice</w:t>
      </w:r>
      <w:r w:rsidRPr="3B099937" w:rsidR="00F92B3B">
        <w:rPr>
          <w:rFonts w:eastAsia="Calibri" w:eastAsiaTheme="minorAscii"/>
          <w:b w:val="1"/>
          <w:bCs w:val="1"/>
          <w:color w:val="4471C4"/>
        </w:rPr>
        <w:t xml:space="preserve"> 01 </w:t>
      </w:r>
      <w:r w:rsidRPr="3B099937" w:rsidR="00DF53B8">
        <w:rPr>
          <w:rFonts w:eastAsia="Calibri" w:eastAsiaTheme="minorAscii"/>
          <w:b w:val="1"/>
          <w:bCs w:val="1"/>
          <w:color w:val="4471C4"/>
        </w:rPr>
        <w:t xml:space="preserve">Activity log should be </w:t>
      </w:r>
      <w:r w:rsidRPr="3B099937" w:rsidR="00DF53B8">
        <w:rPr>
          <w:rFonts w:eastAsia="Calibri" w:eastAsiaTheme="minorAscii"/>
          <w:b w:val="1"/>
          <w:bCs w:val="1"/>
          <w:color w:val="4471C4"/>
        </w:rPr>
        <w:t>retained</w:t>
      </w:r>
      <w:r w:rsidRPr="3B099937" w:rsidR="00DF53B8">
        <w:rPr>
          <w:rFonts w:eastAsia="Calibri" w:eastAsiaTheme="minorAscii"/>
          <w:b w:val="1"/>
          <w:bCs w:val="1"/>
          <w:color w:val="4471C4"/>
        </w:rPr>
        <w:t xml:space="preserve"> for at least one year</w:t>
      </w:r>
      <w:r w:rsidRPr="3B099937" w:rsidR="00F92B3B">
        <w:rPr>
          <w:rFonts w:eastAsia="Calibri" w:eastAsiaTheme="minorAscii"/>
          <w:b w:val="1"/>
          <w:bCs w:val="1"/>
          <w:color w:val="4471C4"/>
        </w:rPr>
        <w:t>.</w:t>
      </w:r>
      <w:bookmarkEnd w:id="788167094"/>
    </w:p>
    <w:p w:rsidR="6B312BCE" w:rsidP="6B312BCE" w:rsidRDefault="6B312BCE" w14:paraId="2A8B4B0C" w14:textId="43BC6EEE">
      <w:pPr>
        <w:pStyle w:val="Normal"/>
      </w:pPr>
    </w:p>
    <w:p w:rsidR="003D5E88" w:rsidP="6B312BCE" w:rsidRDefault="00A97229" w14:paraId="215AAADD" w14:textId="1E9E0DB1">
      <w:pPr>
        <w:shd w:val="clear" w:color="auto" w:fill="FFFFFF" w:themeFill="background1"/>
        <w:spacing w:before="100" w:beforeAutospacing="on" w:after="100" w:afterAutospacing="on" w:line="240" w:lineRule="auto"/>
        <w:jc w:val="both"/>
      </w:pPr>
      <w:bookmarkStart w:name="_Toc1943214756" w:id="1190473528"/>
      <w:r w:rsidRPr="005D09E0" w:rsidR="00A97229">
        <w:rPr>
          <w:rStyle w:val="Heading1Char"/>
          <w:b w:val="1"/>
          <w:bCs w:val="1"/>
        </w:rPr>
        <w:t>1.1</w:t>
      </w:r>
      <w:r w:rsidRPr="005D09E0" w:rsidR="00877D18">
        <w:rPr>
          <w:rStyle w:val="Heading1Char"/>
          <w:b w:val="1"/>
          <w:bCs w:val="1"/>
        </w:rPr>
        <w:t xml:space="preserve"> </w:t>
      </w:r>
      <w:r w:rsidRPr="002E6A66" w:rsidR="00F92B3B">
        <w:rPr>
          <w:rStyle w:val="Heading1Char"/>
          <w:b w:val="1"/>
          <w:bCs w:val="1"/>
          <w:color w:val="4472C4" w:themeColor="accent1"/>
        </w:rPr>
        <w:t>Description</w:t>
      </w:r>
      <w:bookmarkEnd w:id="1190473528"/>
      <w:r w:rsidR="00C050AE">
        <w:rPr>
          <w:rFonts w:ascii="Segoe UI" w:hAnsi="Segoe UI" w:eastAsia="Times New Roman" w:cs="Segoe UI"/>
          <w:b w:val="1"/>
          <w:bCs w:val="1"/>
          <w:color w:val="161616"/>
          <w:kern w:val="0"/>
          <w:sz w:val="24"/>
          <w:szCs w:val="24"/>
          <w:lang w:eastAsia="en-IN"/>
          <w14:ligatures w14:val="none"/>
        </w:rPr>
        <w:t xml:space="preserve"> </w:t>
      </w:r>
      <w:r w:rsidRPr="003D5E88" w:rsidR="003D5E88">
        <w:rPr/>
        <w:t>This policy audits the activity log if the retention is not set for 365 days or forever (retention days set to 0).</w:t>
      </w:r>
    </w:p>
    <w:p w:rsidR="6B312BCE" w:rsidP="6B312BCE" w:rsidRDefault="6B312BCE" w14:paraId="1BF3C991" w14:textId="061167AF">
      <w:pPr>
        <w:pStyle w:val="Normal"/>
        <w:shd w:val="clear" w:color="auto" w:fill="FFFFFF" w:themeFill="background1"/>
        <w:spacing w:beforeAutospacing="on" w:afterAutospacing="on" w:line="240" w:lineRule="auto"/>
        <w:jc w:val="both"/>
      </w:pPr>
    </w:p>
    <w:p w:rsidRPr="00EE409F" w:rsidR="00F92B3B" w:rsidP="6B312BCE" w:rsidRDefault="00877D18" w14:paraId="7AD8F3FA" w14:textId="3A436EED">
      <w:pPr>
        <w:shd w:val="clear" w:color="auto" w:fill="FFFFFF" w:themeFill="background1"/>
        <w:spacing w:before="100" w:beforeAutospacing="on" w:after="100" w:afterAutospacing="on" w:line="240" w:lineRule="auto"/>
        <w:jc w:val="both"/>
        <w:rPr>
          <w:b w:val="1"/>
          <w:bCs w:val="1"/>
          <w:sz w:val="24"/>
          <w:szCs w:val="24"/>
        </w:rPr>
      </w:pPr>
      <w:bookmarkStart w:name="_Toc1124263916" w:id="1368895657"/>
      <w:r w:rsidRPr="3B099937" w:rsidR="00877D18">
        <w:rPr>
          <w:rStyle w:val="Heading1Char"/>
          <w:b w:val="1"/>
          <w:bCs w:val="1"/>
        </w:rPr>
        <w:t xml:space="preserve">1.2 </w:t>
      </w:r>
      <w:r w:rsidRPr="3B099937" w:rsidR="00F92B3B">
        <w:rPr>
          <w:rStyle w:val="Heading1Char"/>
          <w:b w:val="1"/>
          <w:bCs w:val="1"/>
          <w:color w:val="4471C4"/>
        </w:rPr>
        <w:t>Control Domain</w:t>
      </w:r>
      <w:bookmarkEnd w:id="1368895657"/>
      <w:r w:rsidRPr="3B099937" w:rsidR="00F92B3B">
        <w:rPr>
          <w:b w:val="1"/>
          <w:bCs w:val="1"/>
          <w:color w:val="4471C4"/>
          <w:sz w:val="24"/>
          <w:szCs w:val="24"/>
        </w:rPr>
        <w:t xml:space="preserve"> </w:t>
      </w:r>
      <w:bookmarkStart w:name="_Int_hckqC9A8" w:id="2002199577"/>
      <w:r w:rsidR="008C49AC">
        <w:rPr/>
        <w:t>CIS</w:t>
      </w:r>
      <w:bookmarkEnd w:id="2002199577"/>
      <w:r w:rsidR="008C49AC">
        <w:rPr/>
        <w:t xml:space="preserve"> Microsoft Azure Foundations Benchmark recommendation 5.1.2, CMMC L3 SI.2.217</w:t>
      </w:r>
      <w:r w:rsidR="00F9018C">
        <w:rPr/>
        <w:t>.</w:t>
      </w:r>
      <w:r w:rsidR="00684856">
        <w:rPr/>
        <w:t xml:space="preserve"> </w:t>
      </w:r>
    </w:p>
    <w:p w:rsidR="6B312BCE" w:rsidP="6B312BCE" w:rsidRDefault="6B312BCE" w14:paraId="6E295E95" w14:textId="2A548B90">
      <w:pPr>
        <w:pStyle w:val="Normal"/>
        <w:shd w:val="clear" w:color="auto" w:fill="FFFFFF" w:themeFill="background1"/>
        <w:spacing w:beforeAutospacing="on" w:afterAutospacing="on" w:line="240" w:lineRule="auto"/>
        <w:jc w:val="both"/>
      </w:pPr>
    </w:p>
    <w:p w:rsidRPr="00EE409F" w:rsidR="00F92B3B" w:rsidP="3B099937" w:rsidRDefault="00877D18" w14:paraId="7014BF4B" w14:textId="5281A92E">
      <w:pPr>
        <w:shd w:val="clear" w:color="auto" w:fill="FFFFFF" w:themeFill="background1"/>
        <w:spacing w:before="100" w:beforeAutospacing="on" w:after="100" w:afterAutospacing="on" w:line="240" w:lineRule="auto"/>
        <w:jc w:val="both"/>
        <w:rPr>
          <w:b w:val="1"/>
          <w:bCs w:val="1"/>
          <w:sz w:val="24"/>
          <w:szCs w:val="24"/>
        </w:rPr>
      </w:pPr>
      <w:bookmarkStart w:name="_Toc1877261563" w:id="2145001603"/>
      <w:r w:rsidRPr="3B099937" w:rsidR="00877D18">
        <w:rPr>
          <w:rStyle w:val="Heading1Char"/>
          <w:b w:val="1"/>
          <w:bCs w:val="1"/>
        </w:rPr>
        <w:t xml:space="preserve">1.3 </w:t>
      </w:r>
      <w:r w:rsidRPr="3B099937" w:rsidR="00F92B3B">
        <w:rPr>
          <w:rStyle w:val="Heading1Char"/>
          <w:b w:val="1"/>
          <w:bCs w:val="1"/>
          <w:color w:val="4472C4" w:themeColor="accent1" w:themeTint="FF" w:themeShade="FF"/>
        </w:rPr>
        <w:t>Non-Compliance Message</w:t>
      </w:r>
      <w:bookmarkEnd w:id="2145001603"/>
      <w:r w:rsidRPr="3B099937" w:rsidR="00F92B3B">
        <w:rPr>
          <w:b w:val="1"/>
          <w:bCs w:val="1"/>
          <w:color w:val="4472C4" w:themeColor="accent1" w:themeTint="FF" w:themeShade="FF"/>
          <w:sz w:val="24"/>
          <w:szCs w:val="24"/>
        </w:rPr>
        <w:t xml:space="preserve"> </w:t>
      </w:r>
      <w:r w:rsidR="0043330B">
        <w:rPr/>
        <w:t xml:space="preserve">In accordance with ELC IT-Security Compliance &amp; Azure Benchmark, it is recommended that Activity log should be </w:t>
      </w:r>
      <w:r w:rsidR="0043330B">
        <w:rPr/>
        <w:t>retained</w:t>
      </w:r>
      <w:r w:rsidR="0043330B">
        <w:rPr/>
        <w:t xml:space="preserve"> for at least one year. Please Notify to 'elcitprod@service-now.com' for any non-compliance or </w:t>
      </w:r>
      <w:r w:rsidR="0043330B">
        <w:rPr/>
        <w:t>assistance</w:t>
      </w:r>
      <w:r w:rsidR="0043330B">
        <w:rPr/>
        <w:t xml:space="preserve"> </w:t>
      </w:r>
      <w:r w:rsidR="0043330B">
        <w:rPr/>
        <w:t>required</w:t>
      </w:r>
      <w:r w:rsidR="0043330B">
        <w:rPr/>
        <w:t>.</w:t>
      </w:r>
    </w:p>
    <w:p w:rsidRPr="00962D82" w:rsidR="00F92B3B" w:rsidP="3B099937" w:rsidRDefault="00712025" w14:paraId="66FB9BA7" w14:textId="6B66A103">
      <w:pPr>
        <w:pStyle w:val="Heading1"/>
        <w:jc w:val="both"/>
        <w:rPr>
          <w:rFonts w:eastAsia="Calibri" w:eastAsiaTheme="minorAscii"/>
          <w:b w:val="1"/>
          <w:bCs w:val="1"/>
        </w:rPr>
      </w:pPr>
      <w:bookmarkStart w:name="_Toc218054458" w:id="595153825"/>
      <w:r w:rsidRPr="3B099937" w:rsidR="00712025">
        <w:rPr>
          <w:b w:val="1"/>
          <w:bCs w:val="1"/>
        </w:rPr>
        <w:t xml:space="preserve">1.4 </w:t>
      </w:r>
      <w:r w:rsidRPr="3B099937" w:rsidR="00F92B3B">
        <w:rPr>
          <w:rFonts w:eastAsia="Calibri" w:eastAsiaTheme="minorAscii"/>
          <w:b w:val="1"/>
          <w:bCs w:val="1"/>
          <w:color w:val="4472C4" w:themeColor="accent1" w:themeTint="FF" w:themeShade="FF"/>
        </w:rPr>
        <w:t xml:space="preserve">Policy </w:t>
      </w:r>
      <w:r w:rsidRPr="3B099937" w:rsidR="00F35790">
        <w:rPr>
          <w:rFonts w:eastAsia="Calibri" w:eastAsiaTheme="minorAscii"/>
          <w:b w:val="1"/>
          <w:bCs w:val="1"/>
          <w:color w:val="4472C4" w:themeColor="accent1" w:themeTint="FF" w:themeShade="FF"/>
        </w:rPr>
        <w:t>Definition</w:t>
      </w:r>
      <w:bookmarkEnd w:id="595153825"/>
    </w:p>
    <w:p w:rsidRPr="000805CB" w:rsidR="000805CB" w:rsidP="00D11480" w:rsidRDefault="00F92B3B" w14:paraId="65A3B394" w14:textId="0F12D2FC">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6B426F">
        <w:rPr>
          <w:rFonts w:ascii="Consolas" w:hAnsi="Consolas" w:eastAsia="Times New Roman" w:cs="Times New Roman"/>
          <w:color w:val="CCCCCC"/>
          <w:kern w:val="0"/>
          <w:sz w:val="18"/>
          <w:szCs w:val="18"/>
          <w:lang w:eastAsia="en-IN"/>
          <w14:ligatures w14:val="none"/>
        </w:rPr>
        <w:t>{</w:t>
      </w:r>
    </w:p>
    <w:p w:rsidRPr="000805CB" w:rsidR="000805CB" w:rsidP="00D11480" w:rsidRDefault="000805CB" w14:paraId="542D1366"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"properties": {</w:t>
      </w:r>
    </w:p>
    <w:p w:rsidRPr="000805CB" w:rsidR="000805CB" w:rsidP="00D11480" w:rsidRDefault="000805CB" w14:paraId="604E19B4"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"displayName": "Activity log should be retained for at least one year",</w:t>
      </w:r>
    </w:p>
    <w:p w:rsidRPr="000805CB" w:rsidR="000805CB" w:rsidP="00D11480" w:rsidRDefault="000805CB" w14:paraId="2F3CEC94"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"policyType": "BuiltIn",</w:t>
      </w:r>
    </w:p>
    <w:p w:rsidRPr="000805CB" w:rsidR="000805CB" w:rsidP="00D11480" w:rsidRDefault="000805CB" w14:paraId="4F4CA99B"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"mode": "All",</w:t>
      </w:r>
    </w:p>
    <w:p w:rsidRPr="000805CB" w:rsidR="000805CB" w:rsidP="00D11480" w:rsidRDefault="000805CB" w14:paraId="4B136FDB"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"description": "This policy audits the activity log if the retention is not set for 365 days or forever (retention days set to 0).",</w:t>
      </w:r>
    </w:p>
    <w:p w:rsidRPr="000805CB" w:rsidR="000805CB" w:rsidP="00D11480" w:rsidRDefault="000805CB" w14:paraId="43B70883"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"metadata": {</w:t>
      </w:r>
    </w:p>
    <w:p w:rsidRPr="000805CB" w:rsidR="000805CB" w:rsidP="00D11480" w:rsidRDefault="000805CB" w14:paraId="5FCE6F44"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"version": "1.0.0",</w:t>
      </w:r>
    </w:p>
    <w:p w:rsidRPr="000805CB" w:rsidR="000805CB" w:rsidP="00D11480" w:rsidRDefault="000805CB" w14:paraId="0D8F7034"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"category": "Monitoring"</w:t>
      </w:r>
    </w:p>
    <w:p w:rsidRPr="000805CB" w:rsidR="000805CB" w:rsidP="00D11480" w:rsidRDefault="000805CB" w14:paraId="52D02EF7"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17A69CCA"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"parameters": {</w:t>
      </w:r>
    </w:p>
    <w:p w:rsidRPr="000805CB" w:rsidR="000805CB" w:rsidP="00D11480" w:rsidRDefault="000805CB" w14:paraId="6DD9A9CD"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"effect": {</w:t>
      </w:r>
    </w:p>
    <w:p w:rsidRPr="000805CB" w:rsidR="000805CB" w:rsidP="00D11480" w:rsidRDefault="000805CB" w14:paraId="5254150F"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"type": "String",</w:t>
      </w:r>
    </w:p>
    <w:p w:rsidRPr="000805CB" w:rsidR="000805CB" w:rsidP="00D11480" w:rsidRDefault="000805CB" w14:paraId="7EB8B663"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"metadata": {</w:t>
      </w:r>
    </w:p>
    <w:p w:rsidRPr="000805CB" w:rsidR="000805CB" w:rsidP="00D11480" w:rsidRDefault="000805CB" w14:paraId="0F3A0148"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"displayName": "Effect",</w:t>
      </w:r>
    </w:p>
    <w:p w:rsidRPr="000805CB" w:rsidR="000805CB" w:rsidP="00D11480" w:rsidRDefault="000805CB" w14:paraId="3F4FF0D0"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"description": "Enable or disable the execution of the policy"</w:t>
      </w:r>
    </w:p>
    <w:p w:rsidRPr="000805CB" w:rsidR="000805CB" w:rsidP="00D11480" w:rsidRDefault="000805CB" w14:paraId="78D6243D"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4A393FB5"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"allowedValues": [</w:t>
      </w:r>
    </w:p>
    <w:p w:rsidRPr="000805CB" w:rsidR="000805CB" w:rsidP="00D11480" w:rsidRDefault="000805CB" w14:paraId="114DCCDC"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"AuditIfNotExists",</w:t>
      </w:r>
    </w:p>
    <w:p w:rsidRPr="000805CB" w:rsidR="000805CB" w:rsidP="00D11480" w:rsidRDefault="000805CB" w14:paraId="70B8E00C"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"Disabled"</w:t>
      </w:r>
    </w:p>
    <w:p w:rsidRPr="000805CB" w:rsidR="000805CB" w:rsidP="00D11480" w:rsidRDefault="000805CB" w14:paraId="7F781B2D"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3DB78010"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"defaultValue": "AuditIfNotExists"</w:t>
      </w:r>
    </w:p>
    <w:p w:rsidRPr="000805CB" w:rsidR="000805CB" w:rsidP="00D11480" w:rsidRDefault="000805CB" w14:paraId="43B8C340"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22273522"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552E2CBF"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"policyRule": {</w:t>
      </w:r>
    </w:p>
    <w:p w:rsidRPr="000805CB" w:rsidR="000805CB" w:rsidP="00D11480" w:rsidRDefault="000805CB" w14:paraId="67777B98"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"if": {</w:t>
      </w:r>
    </w:p>
    <w:p w:rsidRPr="000805CB" w:rsidR="000805CB" w:rsidP="00D11480" w:rsidRDefault="000805CB" w14:paraId="6DCD58BF"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"field": "type",</w:t>
      </w:r>
    </w:p>
    <w:p w:rsidRPr="000805CB" w:rsidR="000805CB" w:rsidP="00D11480" w:rsidRDefault="000805CB" w14:paraId="79D2921E"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"equals": "Microsoft.Resources/subscriptions"</w:t>
      </w:r>
    </w:p>
    <w:p w:rsidRPr="000805CB" w:rsidR="000805CB" w:rsidP="00D11480" w:rsidRDefault="000805CB" w14:paraId="1E3C771F"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10B29B3C"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"then": {</w:t>
      </w:r>
    </w:p>
    <w:p w:rsidRPr="000805CB" w:rsidR="000805CB" w:rsidP="00D11480" w:rsidRDefault="000805CB" w14:paraId="2EF9FE67"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"effect": "[parameters('effect')]",</w:t>
      </w:r>
    </w:p>
    <w:p w:rsidRPr="000805CB" w:rsidR="000805CB" w:rsidP="00D11480" w:rsidRDefault="000805CB" w14:paraId="47A17256"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"details": {</w:t>
      </w:r>
    </w:p>
    <w:p w:rsidRPr="000805CB" w:rsidR="000805CB" w:rsidP="00D11480" w:rsidRDefault="000805CB" w14:paraId="17AC1A92"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"type": "Microsoft.Insights/logProfiles",</w:t>
      </w:r>
    </w:p>
    <w:p w:rsidRPr="000805CB" w:rsidR="000805CB" w:rsidP="00D11480" w:rsidRDefault="000805CB" w14:paraId="408417E6"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"existenceCondition": {</w:t>
      </w:r>
    </w:p>
    <w:p w:rsidRPr="000805CB" w:rsidR="000805CB" w:rsidP="00D11480" w:rsidRDefault="000805CB" w14:paraId="2695A9A0"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"anyOf": [</w:t>
      </w:r>
    </w:p>
    <w:p w:rsidRPr="000805CB" w:rsidR="000805CB" w:rsidP="00D11480" w:rsidRDefault="000805CB" w14:paraId="56991526"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49CD2B38"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"allOf": [</w:t>
      </w:r>
    </w:p>
    <w:p w:rsidRPr="000805CB" w:rsidR="000805CB" w:rsidP="00D11480" w:rsidRDefault="000805CB" w14:paraId="5EFFEA12"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1AC38F81"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"field": "Microsoft.Insights/logProfiles/retentionPolicy.enabled",</w:t>
      </w:r>
    </w:p>
    <w:p w:rsidRPr="000805CB" w:rsidR="000805CB" w:rsidP="00D11480" w:rsidRDefault="000805CB" w14:paraId="5B650EF8"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"equals": "true"</w:t>
      </w:r>
    </w:p>
    <w:p w:rsidRPr="000805CB" w:rsidR="000805CB" w:rsidP="00D11480" w:rsidRDefault="000805CB" w14:paraId="4EFC2865"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3AA67E89"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2051316D"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"field": "Microsoft.Insights/logProfiles/retentionPolicy.days",</w:t>
      </w:r>
    </w:p>
    <w:p w:rsidRPr="000805CB" w:rsidR="000805CB" w:rsidP="00D11480" w:rsidRDefault="000805CB" w14:paraId="65E1EC66"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"equals": "365"</w:t>
      </w:r>
    </w:p>
    <w:p w:rsidRPr="000805CB" w:rsidR="000805CB" w:rsidP="00D11480" w:rsidRDefault="000805CB" w14:paraId="27370209"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0455EC37"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6F539E65"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75F06D2B"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2398FACA"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"allOf": [</w:t>
      </w:r>
    </w:p>
    <w:p w:rsidRPr="000805CB" w:rsidR="000805CB" w:rsidP="00D11480" w:rsidRDefault="000805CB" w14:paraId="3ED9EE13"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498F2ECF"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"field": "Microsoft.Insights/logProfiles/retentionPolicy.enabled",</w:t>
      </w:r>
    </w:p>
    <w:p w:rsidRPr="000805CB" w:rsidR="000805CB" w:rsidP="00D11480" w:rsidRDefault="000805CB" w14:paraId="1503A839"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"equals": "false"</w:t>
      </w:r>
    </w:p>
    <w:p w:rsidRPr="000805CB" w:rsidR="000805CB" w:rsidP="00D11480" w:rsidRDefault="000805CB" w14:paraId="48595132"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258CD7BD"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273D28B5"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"field": "Microsoft.Insights/logProfiles/retentionPolicy.days",</w:t>
      </w:r>
    </w:p>
    <w:p w:rsidRPr="000805CB" w:rsidR="000805CB" w:rsidP="00D11480" w:rsidRDefault="000805CB" w14:paraId="704F6052"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"equals": "0"</w:t>
      </w:r>
    </w:p>
    <w:p w:rsidRPr="000805CB" w:rsidR="000805CB" w:rsidP="00D11480" w:rsidRDefault="000805CB" w14:paraId="302F2F50"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1D36DDEA"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5CEC2948"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6AF88FBD"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5CAF24AB"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461E9A40"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1F1052D5"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50467717"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3A5392A9"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w:t>
      </w:r>
    </w:p>
    <w:p w:rsidRPr="000805CB" w:rsidR="000805CB" w:rsidP="00D11480" w:rsidRDefault="000805CB" w14:paraId="332E270D"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"id": "/providers/Microsoft.Authorization/policyDefinitions/b02aacc0-b073-424e-8298-42b22829ee0a",</w:t>
      </w:r>
    </w:p>
    <w:p w:rsidRPr="000805CB" w:rsidR="000805CB" w:rsidP="00D11480" w:rsidRDefault="000805CB" w14:paraId="0C9CE668"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"type": "Microsoft.Authorization/policyDefinitions",</w:t>
      </w:r>
    </w:p>
    <w:p w:rsidRPr="000805CB" w:rsidR="000805CB" w:rsidP="00D11480" w:rsidRDefault="000805CB" w14:paraId="7A3FDE99" w14:textId="77777777">
      <w:pPr>
        <w:shd w:val="clear" w:color="auto" w:fill="1F1F1F"/>
        <w:spacing w:after="0" w:line="285" w:lineRule="atLeast"/>
        <w:jc w:val="both"/>
        <w:rPr>
          <w:rFonts w:ascii="Consolas" w:hAnsi="Consolas" w:eastAsia="Times New Roman" w:cs="Times New Roman"/>
          <w:color w:val="CCCCCC"/>
          <w:kern w:val="0"/>
          <w:sz w:val="18"/>
          <w:szCs w:val="18"/>
          <w:lang w:eastAsia="en-IN"/>
          <w14:ligatures w14:val="none"/>
        </w:rPr>
      </w:pPr>
      <w:r w:rsidRPr="000805CB">
        <w:rPr>
          <w:rFonts w:ascii="Consolas" w:hAnsi="Consolas" w:eastAsia="Times New Roman" w:cs="Times New Roman"/>
          <w:color w:val="CCCCCC"/>
          <w:kern w:val="0"/>
          <w:sz w:val="18"/>
          <w:szCs w:val="18"/>
          <w:lang w:eastAsia="en-IN"/>
          <w14:ligatures w14:val="none"/>
        </w:rPr>
        <w:t xml:space="preserve">  "name": "b02aacc0-b073-424e-8298-42b22829ee0a"</w:t>
      </w:r>
    </w:p>
    <w:p w:rsidRPr="00CB67F5" w:rsidR="00F92B3B" w:rsidP="00D11480" w:rsidRDefault="000805CB" w14:paraId="2A116F52" w14:textId="7F4B83F9">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0805CB">
        <w:rPr>
          <w:rFonts w:ascii="Consolas" w:hAnsi="Consolas" w:eastAsia="Times New Roman" w:cs="Times New Roman"/>
          <w:color w:val="CCCCCC"/>
          <w:kern w:val="0"/>
          <w:sz w:val="18"/>
          <w:szCs w:val="18"/>
          <w:lang w:eastAsia="en-IN"/>
          <w14:ligatures w14:val="none"/>
        </w:rPr>
        <w:t>}</w:t>
      </w:r>
    </w:p>
    <w:p w:rsidR="00F92B3B" w:rsidP="00D11480" w:rsidRDefault="00F92B3B" w14:paraId="79E85D13" w14:textId="77777777">
      <w:pPr>
        <w:shd w:val="clear" w:color="auto" w:fill="FFFFFE"/>
        <w:spacing w:after="0" w:line="285" w:lineRule="atLeast"/>
        <w:jc w:val="both"/>
        <w:rPr>
          <w:rFonts w:ascii="Consolas" w:hAnsi="Consolas" w:eastAsia="Times New Roman" w:cs="Times New Roman"/>
          <w:color w:val="000000"/>
          <w:kern w:val="0"/>
          <w:sz w:val="21"/>
          <w:szCs w:val="21"/>
          <w:lang w:eastAsia="en-IN"/>
          <w14:ligatures w14:val="none"/>
        </w:rPr>
      </w:pPr>
    </w:p>
    <w:p w:rsidR="004807FB" w:rsidP="6B312BCE" w:rsidRDefault="008A1407" w14:paraId="5EFF162F" w14:textId="64B4DDBE">
      <w:pPr>
        <w:shd w:val="clear" w:color="auto" w:fill="FFFFFF" w:themeFill="background1"/>
        <w:spacing w:before="100" w:beforeAutospacing="on" w:after="100" w:afterAutospacing="on" w:line="240" w:lineRule="auto"/>
        <w:jc w:val="both"/>
      </w:pPr>
      <w:bookmarkStart w:name="_Toc38566748" w:id="1092721344"/>
      <w:r w:rsidRPr="3B099937" w:rsidR="008A1407">
        <w:rPr>
          <w:rStyle w:val="Heading1Char"/>
          <w:b w:val="1"/>
          <w:bCs w:val="1"/>
        </w:rPr>
        <w:t xml:space="preserve">1.5 </w:t>
      </w:r>
      <w:r w:rsidRPr="3B099937" w:rsidR="00F92B3B">
        <w:rPr>
          <w:rStyle w:val="Heading1Char"/>
          <w:b w:val="1"/>
          <w:bCs w:val="1"/>
          <w:color w:val="4471C4"/>
        </w:rPr>
        <w:t>Error Details</w:t>
      </w:r>
      <w:bookmarkEnd w:id="1092721344"/>
      <w:r w:rsidRPr="3B099937" w:rsidR="00F92B3B">
        <w:rPr>
          <w:b w:val="1"/>
          <w:bCs w:val="1"/>
          <w:color w:val="4471C4"/>
          <w:sz w:val="24"/>
          <w:szCs w:val="24"/>
        </w:rPr>
        <w:t xml:space="preserve"> </w:t>
      </w:r>
      <w:r w:rsidR="006E447C">
        <w:rPr/>
        <w:t xml:space="preserve">The location of the error details depends on what aspect of Azure Policy </w:t>
      </w:r>
      <w:r w:rsidR="53173C35">
        <w:rPr/>
        <w:t>you are</w:t>
      </w:r>
      <w:r w:rsidR="006E447C">
        <w:rPr/>
        <w:t xml:space="preserve"> working with</w:t>
      </w:r>
      <w:r w:rsidR="006E447C">
        <w:rPr/>
        <w:t xml:space="preserve"> &amp; </w:t>
      </w:r>
      <w:r w:rsidR="006E447C">
        <w:rPr/>
        <w:t>error summary details.</w:t>
      </w:r>
    </w:p>
    <w:p w:rsidR="002451D6" w:rsidP="00D11480" w:rsidRDefault="002451D6" w14:paraId="2F91EF4A" w14:textId="77777777">
      <w:pPr>
        <w:shd w:val="clear" w:color="auto" w:fill="FFFFFF"/>
        <w:spacing w:before="100" w:beforeAutospacing="1" w:after="100" w:afterAutospacing="1" w:line="240" w:lineRule="auto"/>
        <w:jc w:val="both"/>
        <w:rPr>
          <w:rStyle w:val="Heading1Char"/>
          <w:b/>
          <w:bCs/>
        </w:rPr>
      </w:pPr>
    </w:p>
    <w:p w:rsidR="002451D6" w:rsidP="00D11480" w:rsidRDefault="002451D6" w14:paraId="23E58FF4" w14:textId="77777777">
      <w:pPr>
        <w:shd w:val="clear" w:color="auto" w:fill="FFFFFF"/>
        <w:spacing w:before="100" w:beforeAutospacing="1" w:after="100" w:afterAutospacing="1" w:line="240" w:lineRule="auto"/>
        <w:jc w:val="both"/>
        <w:rPr>
          <w:rStyle w:val="Heading1Char"/>
          <w:b/>
          <w:bCs/>
        </w:rPr>
      </w:pPr>
    </w:p>
    <w:p w:rsidR="00CD3B8F" w:rsidP="3B099937" w:rsidRDefault="00472B96" w14:paraId="46F207DF" w14:textId="1A76A104">
      <w:pPr>
        <w:shd w:val="clear" w:color="auto" w:fill="FFFFFF" w:themeFill="background1"/>
        <w:spacing w:before="100" w:beforeAutospacing="on" w:after="100" w:afterAutospacing="on" w:line="240" w:lineRule="auto"/>
        <w:jc w:val="both"/>
      </w:pPr>
      <w:bookmarkStart w:name="_Toc123805321" w:id="662618819"/>
      <w:r w:rsidRPr="3B099937" w:rsidR="00472B96">
        <w:rPr>
          <w:rStyle w:val="Heading1Char"/>
          <w:b w:val="1"/>
          <w:bCs w:val="1"/>
        </w:rPr>
        <w:t xml:space="preserve">1.6 </w:t>
      </w:r>
      <w:r w:rsidRPr="3B099937" w:rsidR="00F92B3B">
        <w:rPr>
          <w:rStyle w:val="Heading1Char"/>
          <w:b w:val="1"/>
          <w:bCs w:val="1"/>
          <w:color w:val="4472C4" w:themeColor="accent1" w:themeTint="FF" w:themeShade="FF"/>
        </w:rPr>
        <w:t>Exceptions</w:t>
      </w:r>
      <w:bookmarkEnd w:id="662618819"/>
      <w:r w:rsidRPr="3B099937" w:rsidR="00F92B3B">
        <w:rPr>
          <w:b w:val="1"/>
          <w:bCs w:val="1"/>
          <w:sz w:val="24"/>
          <w:szCs w:val="24"/>
        </w:rPr>
        <w:t xml:space="preserve"> </w:t>
      </w:r>
      <w:r w:rsidR="00CD3B8F">
        <w:rPr/>
        <w:t>While creating</w:t>
      </w:r>
      <w:r w:rsidR="00CD3B8F">
        <w:rPr/>
        <w:t xml:space="preserve"> or after created the policy,</w:t>
      </w:r>
      <w:r w:rsidR="00CD3B8F">
        <w:rPr/>
        <w:t xml:space="preserve"> </w:t>
      </w:r>
      <w:r w:rsidR="00CD3B8F">
        <w:rPr/>
        <w:t>We</w:t>
      </w:r>
      <w:r w:rsidR="00CD3B8F">
        <w:rPr/>
        <w:t xml:space="preserve"> can Exclusions the Subscription/Resource Group/ Resource</w:t>
      </w:r>
      <w:r w:rsidR="00CD3B8F">
        <w:rPr/>
        <w:t>.</w:t>
      </w:r>
    </w:p>
    <w:p w:rsidRPr="005B417C" w:rsidR="00FF6D74" w:rsidP="057729BD" w:rsidRDefault="00FF6D74" w14:paraId="6D937109" w14:textId="45349F8A">
      <w:pPr>
        <w:spacing w:after="0"/>
        <w:rPr>
          <w:i w:val="0"/>
          <w:iCs w:val="0"/>
          <w:sz w:val="22"/>
          <w:szCs w:val="22"/>
        </w:rPr>
      </w:pPr>
      <w:r w:rsidR="0060218D">
        <w:drawing>
          <wp:inline wp14:editId="33647C75" wp14:anchorId="464FB122">
            <wp:extent cx="5745482" cy="2342515"/>
            <wp:effectExtent l="19050" t="19050" r="26670" b="19685"/>
            <wp:docPr id="31173748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5325be4e6b1499b">
                      <a:extLst>
                        <a:ext xmlns:a="http://schemas.openxmlformats.org/drawingml/2006/main" uri="{28A0092B-C50C-407E-A947-70E740481C1C}">
                          <a14:useLocalDpi val="0"/>
                        </a:ext>
                      </a:extLst>
                    </a:blip>
                    <a:stretch>
                      <a:fillRect/>
                    </a:stretch>
                  </pic:blipFill>
                  <pic:spPr>
                    <a:xfrm rot="0" flipH="0" flipV="0">
                      <a:off x="0" y="0"/>
                      <a:ext cx="5745482" cy="2342515"/>
                    </a:xfrm>
                    <a:prstGeom prst="rect">
                      <a:avLst/>
                    </a:prstGeom>
                    <a:ln>
                      <a:solidFill>
                        <a:schemeClr val="accent1"/>
                      </a:solidFill>
                    </a:ln>
                  </pic:spPr>
                </pic:pic>
              </a:graphicData>
            </a:graphic>
          </wp:inline>
        </w:drawing>
      </w:r>
      <w:r w:rsidRPr="057729BD" w:rsidR="00FF6D74">
        <w:rPr>
          <w:i w:val="0"/>
          <w:iCs w:val="0"/>
          <w:sz w:val="22"/>
          <w:szCs w:val="22"/>
        </w:rPr>
        <w:t>Figure 2 Select the policy, Click on Create Exemption.</w:t>
      </w:r>
    </w:p>
    <w:p w:rsidRPr="002A3F83" w:rsidR="00FF6D74" w:rsidP="002A3F83" w:rsidRDefault="00FF6D74" w14:paraId="484080A1" w14:textId="77777777"/>
    <w:p w:rsidR="00FF6D74" w:rsidP="057729BD" w:rsidRDefault="00FF6D74" w14:paraId="344C6C52" w14:textId="77A88AFF">
      <w:pPr>
        <w:pStyle w:val="Caption"/>
        <w:spacing w:after="0"/>
        <w:jc w:val="both"/>
        <w:rPr>
          <w:i w:val="0"/>
          <w:iCs w:val="0"/>
          <w:sz w:val="22"/>
          <w:szCs w:val="22"/>
        </w:rPr>
      </w:pPr>
      <w:r w:rsidR="001F7AFA">
        <w:drawing>
          <wp:inline wp14:editId="1ADA695B" wp14:anchorId="43532F20">
            <wp:extent cx="5745482" cy="4343400"/>
            <wp:effectExtent l="19050" t="19050" r="26670" b="19050"/>
            <wp:docPr id="364863448" name="Picture 1" title=""/>
            <wp:cNvGraphicFramePr>
              <a:graphicFrameLocks noChangeAspect="1"/>
            </wp:cNvGraphicFramePr>
            <a:graphic>
              <a:graphicData uri="http://schemas.openxmlformats.org/drawingml/2006/picture">
                <pic:pic>
                  <pic:nvPicPr>
                    <pic:cNvPr id="0" name="Picture 1"/>
                    <pic:cNvPicPr/>
                  </pic:nvPicPr>
                  <pic:blipFill>
                    <a:blip r:embed="Rb52f2280cac34be4">
                      <a:extLst>
                        <a:ext xmlns:a="http://schemas.openxmlformats.org/drawingml/2006/main" uri="{28A0092B-C50C-407E-A947-70E740481C1C}">
                          <a14:useLocalDpi val="0"/>
                        </a:ext>
                      </a:extLst>
                    </a:blip>
                    <a:stretch>
                      <a:fillRect/>
                    </a:stretch>
                  </pic:blipFill>
                  <pic:spPr>
                    <a:xfrm rot="0" flipH="0" flipV="0">
                      <a:off x="0" y="0"/>
                      <a:ext cx="5745482" cy="4343400"/>
                    </a:xfrm>
                    <a:prstGeom prst="rect">
                      <a:avLst/>
                    </a:prstGeom>
                    <a:ln>
                      <a:solidFill>
                        <a:schemeClr val="accent1"/>
                      </a:solidFill>
                    </a:ln>
                  </pic:spPr>
                </pic:pic>
              </a:graphicData>
            </a:graphic>
          </wp:inline>
        </w:drawing>
      </w:r>
      <w:r w:rsidRPr="057729BD" w:rsidR="00FF6D74">
        <w:rPr>
          <w:i w:val="0"/>
          <w:iCs w:val="0"/>
          <w:sz w:val="22"/>
          <w:szCs w:val="22"/>
        </w:rPr>
        <w:t xml:space="preserve">Figure </w:t>
      </w:r>
      <w:r w:rsidRPr="057729BD" w:rsidR="00FF6D74">
        <w:rPr>
          <w:i w:val="0"/>
          <w:iCs w:val="0"/>
          <w:sz w:val="22"/>
          <w:szCs w:val="22"/>
        </w:rPr>
        <w:t>3</w:t>
      </w:r>
      <w:r w:rsidRPr="057729BD" w:rsidR="00FF6D74">
        <w:rPr>
          <w:i w:val="0"/>
          <w:iCs w:val="0"/>
          <w:sz w:val="22"/>
          <w:szCs w:val="22"/>
        </w:rPr>
        <w:t xml:space="preserve"> </w:t>
      </w:r>
      <w:r w:rsidRPr="057729BD" w:rsidR="00FF6D74">
        <w:rPr>
          <w:i w:val="0"/>
          <w:iCs w:val="0"/>
          <w:sz w:val="22"/>
          <w:szCs w:val="22"/>
        </w:rPr>
        <w:t>Select the Exemption Scope (Subscription/ Resource Group / Resource).</w:t>
      </w:r>
    </w:p>
    <w:p w:rsidRPr="00FF6D74" w:rsidR="00FF6D74" w:rsidP="00FF6D74" w:rsidRDefault="00FF6D74" w14:paraId="2370AA92" w14:textId="77777777"/>
    <w:p w:rsidRPr="00EF0465" w:rsidR="00F92B3B" w:rsidP="00D11480" w:rsidRDefault="00BB2DF7" w14:paraId="25C2312F" w14:textId="0F8F8677">
      <w:pPr>
        <w:pStyle w:val="Heading1"/>
        <w:spacing w:after="240"/>
        <w:jc w:val="both"/>
        <w:rPr>
          <w:rStyle w:val="Heading1Char"/>
          <w:b w:val="1"/>
          <w:bCs w:val="1"/>
        </w:rPr>
      </w:pPr>
      <w:bookmarkStart w:name="_Toc787471390" w:id="778425168"/>
      <w:r w:rsidRPr="3B099937" w:rsidR="00BB2DF7">
        <w:rPr>
          <w:rStyle w:val="Heading1Char"/>
          <w:b w:val="1"/>
          <w:bCs w:val="1"/>
        </w:rPr>
        <w:t xml:space="preserve">2. </w:t>
      </w:r>
      <w:r w:rsidRPr="3B099937" w:rsidR="005564B2">
        <w:rPr>
          <w:rFonts w:eastAsia="Calibri" w:eastAsiaTheme="minorAscii"/>
          <w:b w:val="1"/>
          <w:bCs w:val="1"/>
          <w:color w:val="4471C4"/>
        </w:rPr>
        <w:t>Best practice</w:t>
      </w:r>
      <w:r w:rsidRPr="3B099937" w:rsidR="00F92B3B">
        <w:rPr>
          <w:rFonts w:eastAsia="Calibri" w:eastAsiaTheme="minorAscii"/>
          <w:b w:val="1"/>
          <w:bCs w:val="1"/>
          <w:color w:val="4471C4"/>
        </w:rPr>
        <w:t xml:space="preserve"> 02 </w:t>
      </w:r>
      <w:r w:rsidRPr="3B099937" w:rsidR="001B311B">
        <w:rPr>
          <w:rFonts w:eastAsia="Calibri" w:eastAsiaTheme="minorAscii"/>
          <w:b w:val="1"/>
          <w:bCs w:val="1"/>
          <w:color w:val="4471C4"/>
        </w:rPr>
        <w:t xml:space="preserve">Azure subscriptions should have a </w:t>
      </w:r>
      <w:bookmarkStart w:name="_Int_MYOspbuY" w:id="1473599604"/>
      <w:r w:rsidRPr="3B099937" w:rsidR="001B311B">
        <w:rPr>
          <w:rFonts w:eastAsia="Calibri" w:eastAsiaTheme="minorAscii"/>
          <w:b w:val="1"/>
          <w:bCs w:val="1"/>
          <w:color w:val="4471C4"/>
        </w:rPr>
        <w:t>log</w:t>
      </w:r>
      <w:bookmarkEnd w:id="1473599604"/>
      <w:r w:rsidRPr="3B099937" w:rsidR="001B311B">
        <w:rPr>
          <w:rFonts w:eastAsia="Calibri" w:eastAsiaTheme="minorAscii"/>
          <w:b w:val="1"/>
          <w:bCs w:val="1"/>
          <w:color w:val="4471C4"/>
        </w:rPr>
        <w:t xml:space="preserve"> profile for Activity Log.</w:t>
      </w:r>
      <w:bookmarkEnd w:id="778425168"/>
    </w:p>
    <w:p w:rsidR="005D56C9" w:rsidP="00D11480" w:rsidRDefault="001A6DAA" w14:paraId="408ADCC7" w14:textId="18046CE7">
      <w:pPr>
        <w:spacing w:after="240"/>
        <w:jc w:val="both"/>
      </w:pPr>
      <w:bookmarkStart w:name="_Toc698977106" w:id="2046123004"/>
      <w:r w:rsidRPr="00EF0465" w:rsidR="001A6DAA">
        <w:rPr>
          <w:rStyle w:val="Heading1Char"/>
          <w:b w:val="1"/>
          <w:bCs w:val="1"/>
        </w:rPr>
        <w:t xml:space="preserve">2.1 </w:t>
      </w:r>
      <w:r w:rsidRPr="002E6A66" w:rsidR="00F92B3B">
        <w:rPr>
          <w:rStyle w:val="Heading1Char"/>
          <w:b w:val="1"/>
          <w:bCs w:val="1"/>
          <w:color w:val="4472C4" w:themeColor="accent1"/>
        </w:rPr>
        <w:t>Description</w:t>
      </w:r>
      <w:bookmarkEnd w:id="2046123004"/>
      <w:r w:rsidR="00F92B3B">
        <w:rPr>
          <w:rFonts w:ascii="Segoe UI" w:hAnsi="Segoe UI" w:eastAsia="Times New Roman" w:cs="Segoe UI"/>
          <w:b w:val="1"/>
          <w:bCs w:val="1"/>
          <w:color w:val="161616"/>
          <w:kern w:val="0"/>
          <w:sz w:val="24"/>
          <w:szCs w:val="24"/>
          <w:lang w:eastAsia="en-IN"/>
          <w14:ligatures w14:val="none"/>
        </w:rPr>
        <w:t xml:space="preserve"> </w:t>
      </w:r>
      <w:r w:rsidRPr="005D56C9" w:rsidR="005D56C9">
        <w:rPr/>
        <w:t xml:space="preserve">This policy ensures if a </w:t>
      </w:r>
      <w:bookmarkStart w:name="_Int_MwmuU4rl" w:id="1170205606"/>
      <w:r w:rsidRPr="005D56C9" w:rsidR="005D56C9">
        <w:rPr/>
        <w:t>log</w:t>
      </w:r>
      <w:bookmarkEnd w:id="1170205606"/>
      <w:r w:rsidRPr="005D56C9" w:rsidR="005D56C9">
        <w:rPr/>
        <w:t xml:space="preserve"> profile is enabled for exporting activity logs. It audits if there is no log profile created to export the logs either to a storage account or to an event hub.</w:t>
      </w:r>
    </w:p>
    <w:p w:rsidR="00F92B3B" w:rsidP="00D11480" w:rsidRDefault="001A6DAA" w14:paraId="74F6118F" w14:textId="62949185">
      <w:pPr>
        <w:spacing w:after="240"/>
        <w:jc w:val="both"/>
        <w:rPr>
          <w:rFonts w:ascii="Segoe UI" w:hAnsi="Segoe UI" w:eastAsia="Times New Roman" w:cs="Segoe UI"/>
          <w:color w:val="161616"/>
          <w:kern w:val="0"/>
          <w:lang w:eastAsia="en-IN"/>
        </w:rPr>
      </w:pPr>
      <w:bookmarkStart w:name="_Toc1202081840" w:id="1810181291"/>
      <w:r w:rsidRPr="3B099937" w:rsidR="001A6DAA">
        <w:rPr>
          <w:rStyle w:val="Heading1Char"/>
          <w:b w:val="1"/>
          <w:bCs w:val="1"/>
        </w:rPr>
        <w:t xml:space="preserve">2.2 </w:t>
      </w:r>
      <w:r w:rsidRPr="3B099937" w:rsidR="00F92B3B">
        <w:rPr>
          <w:rStyle w:val="Heading1Char"/>
          <w:b w:val="1"/>
          <w:bCs w:val="1"/>
          <w:color w:val="4472C4" w:themeColor="accent1" w:themeTint="FF" w:themeShade="FF"/>
        </w:rPr>
        <w:t>Control Domain</w:t>
      </w:r>
      <w:bookmarkEnd w:id="1810181291"/>
      <w:r w:rsidRPr="3B099937" w:rsidR="00F92B3B">
        <w:rPr>
          <w:rStyle w:val="Heading1Char"/>
          <w:b w:val="1"/>
          <w:bCs w:val="1"/>
          <w:color w:val="4472C4" w:themeColor="accent1" w:themeTint="FF" w:themeShade="FF"/>
        </w:rPr>
        <w:t xml:space="preserve"> </w:t>
      </w:r>
      <w:r w:rsidR="00B05E7D">
        <w:rPr/>
        <w:t>CIS Microsoft Azure Foundations Benchmark recommendation 5.1.1</w:t>
      </w:r>
      <w:r w:rsidR="00964617">
        <w:rPr/>
        <w:t xml:space="preserve">, </w:t>
      </w:r>
      <w:r w:rsidR="00B25457">
        <w:rPr/>
        <w:t xml:space="preserve">CMMC L3 AU.2.041, </w:t>
      </w:r>
      <w:r w:rsidR="001F54BD">
        <w:rPr/>
        <w:t xml:space="preserve">CMMC L3 CM.2.065, </w:t>
      </w:r>
      <w:r w:rsidR="002E0D5F">
        <w:rPr/>
        <w:t>CMMC L3 SI.2.217</w:t>
      </w:r>
      <w:r w:rsidR="00EE7165">
        <w:rPr/>
        <w:t>.</w:t>
      </w:r>
    </w:p>
    <w:p w:rsidRPr="00EE409F" w:rsidR="00F92B3B" w:rsidP="6B312BCE" w:rsidRDefault="001A6DAA" w14:paraId="1F0CA040" w14:textId="269FFD52">
      <w:pPr>
        <w:shd w:val="clear" w:color="auto" w:fill="FFFFFF" w:themeFill="background1"/>
        <w:spacing w:before="100" w:beforeAutospacing="on" w:after="100" w:afterAutospacing="on" w:line="240" w:lineRule="auto"/>
        <w:jc w:val="both"/>
        <w:rPr>
          <w:b w:val="1"/>
          <w:bCs w:val="1"/>
          <w:sz w:val="24"/>
          <w:szCs w:val="24"/>
        </w:rPr>
      </w:pPr>
      <w:bookmarkStart w:name="_Toc991776815" w:id="651723244"/>
      <w:r w:rsidRPr="3B099937" w:rsidR="001A6DAA">
        <w:rPr>
          <w:rStyle w:val="Heading1Char"/>
          <w:b w:val="1"/>
          <w:bCs w:val="1"/>
        </w:rPr>
        <w:t xml:space="preserve">2.3 </w:t>
      </w:r>
      <w:r w:rsidRPr="3B099937" w:rsidR="00F92B3B">
        <w:rPr>
          <w:rStyle w:val="Heading1Char"/>
          <w:b w:val="1"/>
          <w:bCs w:val="1"/>
          <w:color w:val="4471C4"/>
        </w:rPr>
        <w:t>Non-Compliance Message</w:t>
      </w:r>
      <w:bookmarkEnd w:id="651723244"/>
      <w:r w:rsidRPr="3B099937" w:rsidR="00F92B3B">
        <w:rPr>
          <w:b w:val="1"/>
          <w:bCs w:val="1"/>
          <w:color w:val="4471C4"/>
          <w:sz w:val="24"/>
          <w:szCs w:val="24"/>
        </w:rPr>
        <w:t xml:space="preserve"> </w:t>
      </w:r>
      <w:r w:rsidR="003F282E">
        <w:rPr/>
        <w:t xml:space="preserve">In accordance with ELC IT-Security Compliance &amp; Azure Benchmark, it is recommended that Azure subscriptions should have a </w:t>
      </w:r>
      <w:bookmarkStart w:name="_Int_4HVGH0OV" w:id="647324704"/>
      <w:r w:rsidR="003F282E">
        <w:rPr/>
        <w:t>log</w:t>
      </w:r>
      <w:bookmarkEnd w:id="647324704"/>
      <w:r w:rsidR="003F282E">
        <w:rPr/>
        <w:t xml:space="preserve"> profile for Activity Log. Please Notify to 'elcitprod@service-now.com' for any non-compliance or </w:t>
      </w:r>
      <w:r w:rsidR="003F282E">
        <w:rPr/>
        <w:t>assistance</w:t>
      </w:r>
      <w:r w:rsidR="003F282E">
        <w:rPr/>
        <w:t xml:space="preserve"> </w:t>
      </w:r>
      <w:r w:rsidR="00184B89">
        <w:rPr/>
        <w:t>required</w:t>
      </w:r>
      <w:r w:rsidR="00184B89">
        <w:rPr/>
        <w:t>.</w:t>
      </w:r>
    </w:p>
    <w:p w:rsidRPr="00EF0465" w:rsidR="00F92B3B" w:rsidP="00D11480" w:rsidRDefault="001A6DAA" w14:paraId="426C701F" w14:textId="520CE0BD">
      <w:pPr>
        <w:pStyle w:val="Heading1"/>
        <w:jc w:val="both"/>
        <w:rPr>
          <w:b w:val="1"/>
          <w:bCs w:val="1"/>
        </w:rPr>
      </w:pPr>
      <w:bookmarkStart w:name="_Toc1716808439" w:id="1023752187"/>
      <w:r w:rsidRPr="3B099937" w:rsidR="001A6DAA">
        <w:rPr>
          <w:b w:val="1"/>
          <w:bCs w:val="1"/>
        </w:rPr>
        <w:t xml:space="preserve">2.4 </w:t>
      </w:r>
      <w:r w:rsidRPr="3B099937" w:rsidR="00F92B3B">
        <w:rPr>
          <w:b w:val="1"/>
          <w:bCs w:val="1"/>
          <w:color w:val="4472C4" w:themeColor="accent1" w:themeTint="FF" w:themeShade="FF"/>
        </w:rPr>
        <w:t xml:space="preserve">Policy </w:t>
      </w:r>
      <w:r w:rsidRPr="3B099937" w:rsidR="009902D8">
        <w:rPr>
          <w:b w:val="1"/>
          <w:bCs w:val="1"/>
          <w:color w:val="4472C4" w:themeColor="accent1" w:themeTint="FF" w:themeShade="FF"/>
        </w:rPr>
        <w:t>Definition</w:t>
      </w:r>
      <w:bookmarkEnd w:id="1023752187"/>
    </w:p>
    <w:p w:rsidRPr="004D6A21" w:rsidR="004D6A21" w:rsidP="00D11480" w:rsidRDefault="00F92B3B" w14:paraId="4ECE23B7" w14:textId="00F896E4">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D84C47">
        <w:rPr>
          <w:rFonts w:ascii="Consolas" w:hAnsi="Consolas" w:eastAsia="Times New Roman" w:cs="Times New Roman"/>
          <w:color w:val="CCCCCC"/>
          <w:kern w:val="0"/>
          <w:sz w:val="21"/>
          <w:szCs w:val="21"/>
          <w:lang w:eastAsia="en-IN"/>
          <w14:ligatures w14:val="none"/>
        </w:rPr>
        <w:t>{</w:t>
      </w:r>
      <w:r w:rsidRPr="004D6A21" w:rsidR="004D6A21">
        <w:t xml:space="preserve"> </w:t>
      </w:r>
    </w:p>
    <w:p w:rsidRPr="004D6A21" w:rsidR="004D6A21" w:rsidP="00D11480" w:rsidRDefault="004D6A21" w14:paraId="553CF97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"properties": {</w:t>
      </w:r>
    </w:p>
    <w:p w:rsidRPr="004D6A21" w:rsidR="004D6A21" w:rsidP="00D11480" w:rsidRDefault="004D6A21" w14:paraId="1F3C6B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sidR="004D6A21">
        <w:rPr>
          <w:rFonts w:ascii="Consolas" w:hAnsi="Consolas" w:eastAsia="Times New Roman" w:cs="Times New Roman"/>
          <w:color w:val="CCCCCC"/>
          <w:kern w:val="0"/>
          <w:sz w:val="21"/>
          <w:szCs w:val="21"/>
          <w:lang w:eastAsia="en-IN"/>
          <w14:ligatures w14:val="none"/>
        </w:rPr>
        <w:t xml:space="preserve">    "</w:t>
      </w:r>
      <w:r w:rsidRPr="004D6A21" w:rsidR="004D6A21">
        <w:rPr>
          <w:rFonts w:ascii="Consolas" w:hAnsi="Consolas" w:eastAsia="Times New Roman" w:cs="Times New Roman"/>
          <w:color w:val="CCCCCC"/>
          <w:kern w:val="0"/>
          <w:sz w:val="21"/>
          <w:szCs w:val="21"/>
          <w:lang w:eastAsia="en-IN"/>
          <w14:ligatures w14:val="none"/>
        </w:rPr>
        <w:t xml:space="preserve">displayName</w:t>
      </w:r>
      <w:r w:rsidRPr="004D6A21" w:rsidR="004D6A21">
        <w:rPr>
          <w:rFonts w:ascii="Consolas" w:hAnsi="Consolas" w:eastAsia="Times New Roman" w:cs="Times New Roman"/>
          <w:color w:val="CCCCCC"/>
          <w:kern w:val="0"/>
          <w:sz w:val="21"/>
          <w:szCs w:val="21"/>
          <w:lang w:eastAsia="en-IN"/>
          <w14:ligatures w14:val="none"/>
        </w:rPr>
        <w:t xml:space="preserve">": "Azure subscriptions should have a </w:t>
      </w:r>
      <w:bookmarkStart w:name="_Int_MuVmliQ2" w:id="2134429541"/>
      <w:r w:rsidRPr="004D6A21" w:rsidR="004D6A21">
        <w:rPr>
          <w:rFonts w:ascii="Consolas" w:hAnsi="Consolas" w:eastAsia="Times New Roman" w:cs="Times New Roman"/>
          <w:color w:val="CCCCCC"/>
          <w:kern w:val="0"/>
          <w:sz w:val="21"/>
          <w:szCs w:val="21"/>
          <w:lang w:eastAsia="en-IN"/>
          <w14:ligatures w14:val="none"/>
        </w:rPr>
        <w:t xml:space="preserve">log</w:t>
      </w:r>
      <w:bookmarkEnd w:id="2134429541"/>
      <w:r w:rsidRPr="004D6A21" w:rsidR="004D6A21">
        <w:rPr>
          <w:rFonts w:ascii="Consolas" w:hAnsi="Consolas" w:eastAsia="Times New Roman" w:cs="Times New Roman"/>
          <w:color w:val="CCCCCC"/>
          <w:kern w:val="0"/>
          <w:sz w:val="21"/>
          <w:szCs w:val="21"/>
          <w:lang w:eastAsia="en-IN"/>
          <w14:ligatures w14:val="none"/>
        </w:rPr>
        <w:t xml:space="preserve"> profile for Activity Log",</w:t>
      </w:r>
    </w:p>
    <w:p w:rsidRPr="004D6A21" w:rsidR="004D6A21" w:rsidP="00D11480" w:rsidRDefault="004D6A21" w14:paraId="6BE3E3D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"policyType": "BuiltIn",</w:t>
      </w:r>
    </w:p>
    <w:p w:rsidRPr="004D6A21" w:rsidR="004D6A21" w:rsidP="00D11480" w:rsidRDefault="004D6A21" w14:paraId="20A843D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"mode": "All",</w:t>
      </w:r>
    </w:p>
    <w:p w:rsidRPr="004D6A21" w:rsidR="004D6A21" w:rsidP="00D11480" w:rsidRDefault="004D6A21" w14:paraId="724034E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sidR="004D6A21">
        <w:rPr>
          <w:rFonts w:ascii="Consolas" w:hAnsi="Consolas" w:eastAsia="Times New Roman" w:cs="Times New Roman"/>
          <w:color w:val="CCCCCC"/>
          <w:kern w:val="0"/>
          <w:sz w:val="21"/>
          <w:szCs w:val="21"/>
          <w:lang w:eastAsia="en-IN"/>
          <w14:ligatures w14:val="none"/>
        </w:rPr>
        <w:t xml:space="preserve">    "description": "This policy ensures if a </w:t>
      </w:r>
      <w:bookmarkStart w:name="_Int_utyO3SLz" w:id="1035184260"/>
      <w:r w:rsidRPr="004D6A21" w:rsidR="004D6A21">
        <w:rPr>
          <w:rFonts w:ascii="Consolas" w:hAnsi="Consolas" w:eastAsia="Times New Roman" w:cs="Times New Roman"/>
          <w:color w:val="CCCCCC"/>
          <w:kern w:val="0"/>
          <w:sz w:val="21"/>
          <w:szCs w:val="21"/>
          <w:lang w:eastAsia="en-IN"/>
          <w14:ligatures w14:val="none"/>
        </w:rPr>
        <w:t xml:space="preserve">log</w:t>
      </w:r>
      <w:bookmarkEnd w:id="1035184260"/>
      <w:r w:rsidRPr="004D6A21" w:rsidR="004D6A21">
        <w:rPr>
          <w:rFonts w:ascii="Consolas" w:hAnsi="Consolas" w:eastAsia="Times New Roman" w:cs="Times New Roman"/>
          <w:color w:val="CCCCCC"/>
          <w:kern w:val="0"/>
          <w:sz w:val="21"/>
          <w:szCs w:val="21"/>
          <w:lang w:eastAsia="en-IN"/>
          <w14:ligatures w14:val="none"/>
        </w:rPr>
        <w:t xml:space="preserve"> profile is enabled for exporting activity logs. It audits if there is no log profile created to export the logs either to a storage account or to an event hub.",</w:t>
      </w:r>
    </w:p>
    <w:p w:rsidRPr="004D6A21" w:rsidR="004D6A21" w:rsidP="00D11480" w:rsidRDefault="004D6A21" w14:paraId="243A3D9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"metadata": {</w:t>
      </w:r>
    </w:p>
    <w:p w:rsidRPr="004D6A21" w:rsidR="004D6A21" w:rsidP="00D11480" w:rsidRDefault="004D6A21" w14:paraId="6958874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"version": "1.0.0",</w:t>
      </w:r>
    </w:p>
    <w:p w:rsidRPr="004D6A21" w:rsidR="004D6A21" w:rsidP="00D11480" w:rsidRDefault="004D6A21" w14:paraId="044A204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"category": "Monitoring"</w:t>
      </w:r>
    </w:p>
    <w:p w:rsidRPr="004D6A21" w:rsidR="004D6A21" w:rsidP="00D11480" w:rsidRDefault="004D6A21" w14:paraId="2AC454A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48F13C6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"parameters": {</w:t>
      </w:r>
    </w:p>
    <w:p w:rsidRPr="004D6A21" w:rsidR="004D6A21" w:rsidP="00D11480" w:rsidRDefault="004D6A21" w14:paraId="69A60C4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"effect": {</w:t>
      </w:r>
    </w:p>
    <w:p w:rsidRPr="004D6A21" w:rsidR="004D6A21" w:rsidP="00D11480" w:rsidRDefault="004D6A21" w14:paraId="22331FF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"type": "String",</w:t>
      </w:r>
    </w:p>
    <w:p w:rsidRPr="004D6A21" w:rsidR="004D6A21" w:rsidP="00D11480" w:rsidRDefault="004D6A21" w14:paraId="1E5D5A5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"metadata": {</w:t>
      </w:r>
    </w:p>
    <w:p w:rsidRPr="004D6A21" w:rsidR="004D6A21" w:rsidP="00D11480" w:rsidRDefault="004D6A21" w14:paraId="7E5E68E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"displayName": "Effect",</w:t>
      </w:r>
    </w:p>
    <w:p w:rsidRPr="004D6A21" w:rsidR="004D6A21" w:rsidP="00D11480" w:rsidRDefault="004D6A21" w14:paraId="06EB6ED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4D6A21" w:rsidR="004D6A21" w:rsidP="00D11480" w:rsidRDefault="004D6A21" w14:paraId="1106F6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5318796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"allowedValues": [</w:t>
      </w:r>
    </w:p>
    <w:p w:rsidRPr="004D6A21" w:rsidR="004D6A21" w:rsidP="00D11480" w:rsidRDefault="004D6A21" w14:paraId="6CF6339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"AuditIfNotExists",</w:t>
      </w:r>
    </w:p>
    <w:p w:rsidRPr="004D6A21" w:rsidR="004D6A21" w:rsidP="00D11480" w:rsidRDefault="004D6A21" w14:paraId="3C270E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"Disabled"</w:t>
      </w:r>
    </w:p>
    <w:p w:rsidRPr="004D6A21" w:rsidR="004D6A21" w:rsidP="00D11480" w:rsidRDefault="004D6A21" w14:paraId="41516C3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6BB1861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"defaultValue": "AuditIfNotExists"</w:t>
      </w:r>
    </w:p>
    <w:p w:rsidRPr="004D6A21" w:rsidR="004D6A21" w:rsidP="00D11480" w:rsidRDefault="004D6A21" w14:paraId="14723A3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7D2EF37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0D3F06A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"policyRule": {</w:t>
      </w:r>
    </w:p>
    <w:p w:rsidRPr="004D6A21" w:rsidR="004D6A21" w:rsidP="00D11480" w:rsidRDefault="004D6A21" w14:paraId="45EE25A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"if": {</w:t>
      </w:r>
    </w:p>
    <w:p w:rsidRPr="004D6A21" w:rsidR="004D6A21" w:rsidP="00D11480" w:rsidRDefault="004D6A21" w14:paraId="5C2674D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"field": "type",</w:t>
      </w:r>
    </w:p>
    <w:p w:rsidRPr="004D6A21" w:rsidR="004D6A21" w:rsidP="00D11480" w:rsidRDefault="004D6A21" w14:paraId="4A5D56C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"equals": "Microsoft.Resources/subscriptions"</w:t>
      </w:r>
    </w:p>
    <w:p w:rsidRPr="004D6A21" w:rsidR="004D6A21" w:rsidP="00D11480" w:rsidRDefault="004D6A21" w14:paraId="79D65DF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2FDEBDF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"then": {</w:t>
      </w:r>
    </w:p>
    <w:p w:rsidRPr="004D6A21" w:rsidR="004D6A21" w:rsidP="00D11480" w:rsidRDefault="004D6A21" w14:paraId="0F2B923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"effect": "[parameters('effect')]",</w:t>
      </w:r>
    </w:p>
    <w:p w:rsidRPr="004D6A21" w:rsidR="004D6A21" w:rsidP="00D11480" w:rsidRDefault="004D6A21" w14:paraId="159512C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"details": {</w:t>
      </w:r>
    </w:p>
    <w:p w:rsidRPr="004D6A21" w:rsidR="004D6A21" w:rsidP="00D11480" w:rsidRDefault="004D6A21" w14:paraId="12FD80F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"type": "Microsoft.Insights/logProfiles",</w:t>
      </w:r>
    </w:p>
    <w:p w:rsidRPr="004D6A21" w:rsidR="004D6A21" w:rsidP="00D11480" w:rsidRDefault="004D6A21" w14:paraId="224900B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"existenceCondition": {</w:t>
      </w:r>
    </w:p>
    <w:p w:rsidRPr="004D6A21" w:rsidR="004D6A21" w:rsidP="00D11480" w:rsidRDefault="004D6A21" w14:paraId="65ADFBF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"field": "Microsoft.Insights/logProfiles/categories",</w:t>
      </w:r>
    </w:p>
    <w:p w:rsidRPr="004D6A21" w:rsidR="004D6A21" w:rsidP="00D11480" w:rsidRDefault="004D6A21" w14:paraId="5EA74FF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"exists": "true"</w:t>
      </w:r>
    </w:p>
    <w:p w:rsidRPr="004D6A21" w:rsidR="004D6A21" w:rsidP="00D11480" w:rsidRDefault="004D6A21" w14:paraId="53B3F43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39AD16B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404CFC1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646FCC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2FF6FCA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w:t>
      </w:r>
    </w:p>
    <w:p w:rsidRPr="004D6A21" w:rsidR="004D6A21" w:rsidP="00D11480" w:rsidRDefault="004D6A21" w14:paraId="31479DB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"id": "/providers/Microsoft.Authorization/policyDefinitions/7796937f-307b-4598-941c-67d3a05ebfe7",</w:t>
      </w:r>
    </w:p>
    <w:p w:rsidRPr="004D6A21" w:rsidR="004D6A21" w:rsidP="00D11480" w:rsidRDefault="004D6A21" w14:paraId="237B13E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"type": "Microsoft.Authorization/policyDefinitions",</w:t>
      </w:r>
    </w:p>
    <w:p w:rsidRPr="004D6A21" w:rsidR="004D6A21" w:rsidP="00D11480" w:rsidRDefault="004D6A21" w14:paraId="43B87B1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 xml:space="preserve">  "name": "7796937f-307b-4598-941c-67d3a05ebfe7"</w:t>
      </w:r>
    </w:p>
    <w:p w:rsidRPr="00D84C47" w:rsidR="006C6231" w:rsidP="00D11480" w:rsidRDefault="004D6A21" w14:paraId="551629EE" w14:textId="1757BF5C">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4D6A21">
        <w:rPr>
          <w:rFonts w:ascii="Consolas" w:hAnsi="Consolas" w:eastAsia="Times New Roman" w:cs="Times New Roman"/>
          <w:color w:val="CCCCCC"/>
          <w:kern w:val="0"/>
          <w:sz w:val="21"/>
          <w:szCs w:val="21"/>
          <w:lang w:eastAsia="en-IN"/>
          <w14:ligatures w14:val="none"/>
        </w:rPr>
        <w:t>}</w:t>
      </w:r>
    </w:p>
    <w:p w:rsidRPr="00D84C47" w:rsidR="00F92B3B" w:rsidP="00D11480" w:rsidRDefault="00F92B3B" w14:paraId="58DF54E4" w14:textId="2A3F09D8">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p>
    <w:p w:rsidR="00F92B3B" w:rsidP="00D11480" w:rsidRDefault="00F92B3B" w14:paraId="0AC89A0E" w14:textId="77777777">
      <w:pPr>
        <w:jc w:val="both"/>
        <w:rPr>
          <w:rStyle w:val="ui-provider"/>
        </w:rPr>
      </w:pPr>
    </w:p>
    <w:p w:rsidR="00F92B3B" w:rsidP="6B312BCE" w:rsidRDefault="00EF0465" w14:paraId="4CCABBCA" w14:textId="57456FE9">
      <w:pPr>
        <w:shd w:val="clear" w:color="auto" w:fill="FFFFFF" w:themeFill="background1"/>
        <w:spacing w:before="100" w:beforeAutospacing="on" w:after="100" w:afterAutospacing="on" w:line="240" w:lineRule="auto"/>
        <w:jc w:val="both"/>
      </w:pPr>
      <w:bookmarkStart w:name="_Toc951489992" w:id="564146504"/>
      <w:r w:rsidRPr="3B099937" w:rsidR="00EF0465">
        <w:rPr>
          <w:rStyle w:val="Heading1Char"/>
          <w:b w:val="1"/>
          <w:bCs w:val="1"/>
        </w:rPr>
        <w:t xml:space="preserve">2.5 </w:t>
      </w:r>
      <w:r w:rsidRPr="3B099937" w:rsidR="00F92B3B">
        <w:rPr>
          <w:rStyle w:val="Heading1Char"/>
          <w:b w:val="1"/>
          <w:bCs w:val="1"/>
          <w:color w:val="4471C4"/>
        </w:rPr>
        <w:t>Error Details</w:t>
      </w:r>
      <w:bookmarkEnd w:id="564146504"/>
      <w:r w:rsidRPr="3B099937" w:rsidR="00F92B3B">
        <w:rPr>
          <w:b w:val="1"/>
          <w:bCs w:val="1"/>
          <w:color w:val="4471C4"/>
          <w:sz w:val="24"/>
          <w:szCs w:val="24"/>
        </w:rPr>
        <w:t xml:space="preserve"> </w:t>
      </w:r>
      <w:r w:rsidR="009F6702">
        <w:rPr/>
        <w:t xml:space="preserve">The location of the error details depends on what aspect of Azure Policy </w:t>
      </w:r>
      <w:r w:rsidR="323BC20E">
        <w:rPr/>
        <w:t>you are</w:t>
      </w:r>
      <w:r w:rsidR="009F6702">
        <w:rPr/>
        <w:t xml:space="preserve"> working with</w:t>
      </w:r>
      <w:r w:rsidR="001A41FD">
        <w:rPr/>
        <w:t xml:space="preserve"> &amp; </w:t>
      </w:r>
      <w:r w:rsidR="00F92B3B">
        <w:rPr/>
        <w:t>error summary details.</w:t>
      </w:r>
      <w:r w:rsidR="00F92B3B">
        <w:rPr/>
        <w:t xml:space="preserve"> </w:t>
      </w:r>
    </w:p>
    <w:p w:rsidRPr="009F6702" w:rsidR="001664AD" w:rsidP="00D11480" w:rsidRDefault="001664AD" w14:paraId="57A42C3C" w14:textId="7D993A6D">
      <w:pPr>
        <w:shd w:val="clear" w:color="auto" w:fill="FFFFFF"/>
        <w:spacing w:after="0" w:line="240" w:lineRule="auto"/>
        <w:jc w:val="both"/>
      </w:pPr>
      <w:bookmarkStart w:name="_Hlk149693646" w:id="16"/>
    </w:p>
    <w:bookmarkEnd w:id="16"/>
    <w:p w:rsidR="00B41C9E" w:rsidP="6B312BCE" w:rsidRDefault="00977C35" w14:paraId="176B02A8" w14:textId="757CD925">
      <w:pPr>
        <w:spacing w:after="0" w:line="240" w:lineRule="auto"/>
        <w:jc w:val="both"/>
        <w:rPr>
          <w:rStyle w:val="Heading1Char"/>
          <w:b w:val="1"/>
          <w:bCs w:val="1"/>
        </w:rPr>
      </w:pPr>
      <w:r w:rsidR="00874E65">
        <w:drawing>
          <wp:inline wp14:editId="44EE6A15" wp14:anchorId="18E7C199">
            <wp:extent cx="5745482" cy="2406650"/>
            <wp:effectExtent l="19050" t="19050" r="26670" b="12700"/>
            <wp:docPr id="1146916373" name="Picture 1" title=""/>
            <wp:cNvGraphicFramePr>
              <a:graphicFrameLocks noChangeAspect="1"/>
            </wp:cNvGraphicFramePr>
            <a:graphic>
              <a:graphicData uri="http://schemas.openxmlformats.org/drawingml/2006/picture">
                <pic:pic>
                  <pic:nvPicPr>
                    <pic:cNvPr id="0" name="Picture 1"/>
                    <pic:cNvPicPr/>
                  </pic:nvPicPr>
                  <pic:blipFill>
                    <a:blip r:embed="R6047cd6890f34d83">
                      <a:extLst>
                        <a:ext xmlns:a="http://schemas.openxmlformats.org/drawingml/2006/main" uri="{28A0092B-C50C-407E-A947-70E740481C1C}">
                          <a14:useLocalDpi val="0"/>
                        </a:ext>
                      </a:extLst>
                    </a:blip>
                    <a:stretch>
                      <a:fillRect/>
                    </a:stretch>
                  </pic:blipFill>
                  <pic:spPr>
                    <a:xfrm rot="0" flipH="0" flipV="0">
                      <a:off x="0" y="0"/>
                      <a:ext cx="5745482" cy="2406650"/>
                    </a:xfrm>
                    <a:prstGeom prst="rect">
                      <a:avLst/>
                    </a:prstGeom>
                    <a:ln>
                      <a:solidFill>
                        <a:schemeClr val="accent1"/>
                      </a:solidFill>
                    </a:ln>
                  </pic:spPr>
                </pic:pic>
              </a:graphicData>
            </a:graphic>
          </wp:inline>
        </w:drawing>
      </w:r>
      <w:r w:rsidR="00977C35">
        <w:rPr/>
        <w:t xml:space="preserve">Figure </w:t>
      </w:r>
      <w:r w:rsidR="00977C35">
        <w:rPr/>
        <w:t>1</w:t>
      </w:r>
      <w:r w:rsidR="00977C35">
        <w:rPr/>
        <w:t xml:space="preserve"> </w:t>
      </w:r>
      <w:r w:rsidR="00977C35">
        <w:rPr/>
        <w:t>– Error details</w:t>
      </w:r>
    </w:p>
    <w:p w:rsidR="00B41C9E" w:rsidP="00D11480" w:rsidRDefault="00B41C9E" w14:paraId="7C391583" w14:textId="77777777">
      <w:pPr>
        <w:shd w:val="clear" w:color="auto" w:fill="FFFFFF"/>
        <w:spacing w:before="100" w:beforeAutospacing="1" w:after="100" w:afterAutospacing="1" w:line="240" w:lineRule="auto"/>
        <w:jc w:val="both"/>
        <w:rPr>
          <w:rStyle w:val="Heading1Char"/>
          <w:b/>
          <w:bCs/>
        </w:rPr>
      </w:pPr>
    </w:p>
    <w:p w:rsidR="00B41C9E" w:rsidP="00D11480" w:rsidRDefault="00B41C9E" w14:paraId="246E23B7" w14:textId="77777777">
      <w:pPr>
        <w:shd w:val="clear" w:color="auto" w:fill="FFFFFF"/>
        <w:spacing w:before="100" w:beforeAutospacing="1" w:after="100" w:afterAutospacing="1" w:line="240" w:lineRule="auto"/>
        <w:jc w:val="both"/>
        <w:rPr>
          <w:rStyle w:val="Heading1Char"/>
          <w:b/>
          <w:bCs/>
        </w:rPr>
      </w:pPr>
    </w:p>
    <w:p w:rsidR="00B41C9E" w:rsidP="00D11480" w:rsidRDefault="00B41C9E" w14:paraId="78557CA4" w14:textId="77777777">
      <w:pPr>
        <w:shd w:val="clear" w:color="auto" w:fill="FFFFFF"/>
        <w:spacing w:before="100" w:beforeAutospacing="1" w:after="100" w:afterAutospacing="1" w:line="240" w:lineRule="auto"/>
        <w:jc w:val="both"/>
        <w:rPr>
          <w:rStyle w:val="Heading1Char"/>
          <w:b/>
          <w:bCs/>
        </w:rPr>
      </w:pPr>
    </w:p>
    <w:p w:rsidR="00B41C9E" w:rsidP="00D11480" w:rsidRDefault="00B41C9E" w14:paraId="27BDA870" w14:textId="77777777">
      <w:pPr>
        <w:shd w:val="clear" w:color="auto" w:fill="FFFFFF"/>
        <w:spacing w:before="100" w:beforeAutospacing="1" w:after="100" w:afterAutospacing="1" w:line="240" w:lineRule="auto"/>
        <w:jc w:val="both"/>
        <w:rPr>
          <w:rStyle w:val="Heading1Char"/>
          <w:b/>
          <w:bCs/>
        </w:rPr>
      </w:pPr>
    </w:p>
    <w:p w:rsidR="00B41C9E" w:rsidP="00D11480" w:rsidRDefault="00B41C9E" w14:paraId="6710BD32" w14:textId="77777777">
      <w:pPr>
        <w:shd w:val="clear" w:color="auto" w:fill="FFFFFF"/>
        <w:spacing w:before="100" w:beforeAutospacing="1" w:after="100" w:afterAutospacing="1" w:line="240" w:lineRule="auto"/>
        <w:jc w:val="both"/>
        <w:rPr>
          <w:rStyle w:val="Heading1Char"/>
          <w:b/>
          <w:bCs/>
        </w:rPr>
      </w:pPr>
    </w:p>
    <w:p w:rsidR="00F92B3B" w:rsidP="3B099937" w:rsidRDefault="00EF0465" w14:paraId="5CF72DFB" w14:textId="533FC8F8">
      <w:pPr>
        <w:shd w:val="clear" w:color="auto" w:fill="FFFFFF" w:themeFill="background1"/>
        <w:spacing w:before="100" w:beforeAutospacing="on" w:after="100" w:afterAutospacing="on" w:line="240" w:lineRule="auto"/>
        <w:jc w:val="both"/>
      </w:pPr>
      <w:bookmarkStart w:name="_Toc1994562015" w:id="32799406"/>
      <w:r w:rsidRPr="3B099937" w:rsidR="00EF0465">
        <w:rPr>
          <w:rStyle w:val="Heading1Char"/>
          <w:b w:val="1"/>
          <w:bCs w:val="1"/>
        </w:rPr>
        <w:t xml:space="preserve">2.6 </w:t>
      </w:r>
      <w:r w:rsidRPr="3B099937" w:rsidR="00F92B3B">
        <w:rPr>
          <w:rStyle w:val="Heading1Char"/>
          <w:b w:val="1"/>
          <w:bCs w:val="1"/>
          <w:color w:val="4472C4" w:themeColor="accent1" w:themeTint="FF" w:themeShade="FF"/>
        </w:rPr>
        <w:t>Exceptions</w:t>
      </w:r>
      <w:bookmarkEnd w:id="32799406"/>
      <w:r w:rsidRPr="3B099937" w:rsidR="008B5114">
        <w:rPr>
          <w:rStyle w:val="Heading1Char"/>
          <w:b w:val="1"/>
          <w:bCs w:val="1"/>
        </w:rPr>
        <w:t xml:space="preserve"> </w:t>
      </w:r>
      <w:r w:rsidR="00F92B3B">
        <w:rPr/>
        <w:t>While creating</w:t>
      </w:r>
      <w:r w:rsidR="008B3BC7">
        <w:rPr/>
        <w:t xml:space="preserve"> or after c</w:t>
      </w:r>
      <w:r w:rsidR="00CD3B8F">
        <w:rPr/>
        <w:t>reated</w:t>
      </w:r>
      <w:r w:rsidR="008B3BC7">
        <w:rPr/>
        <w:t xml:space="preserve"> the po</w:t>
      </w:r>
      <w:r w:rsidR="001B37C0">
        <w:rPr/>
        <w:t>licy</w:t>
      </w:r>
      <w:r w:rsidR="00F92B3B">
        <w:rPr/>
        <w:t>,</w:t>
      </w:r>
      <w:r w:rsidR="00F92B3B">
        <w:rPr/>
        <w:t xml:space="preserve"> </w:t>
      </w:r>
      <w:r w:rsidR="00F92B3B">
        <w:rPr/>
        <w:t>We</w:t>
      </w:r>
      <w:r w:rsidR="00F92B3B">
        <w:rPr/>
        <w:t xml:space="preserve"> can Exclusions the Subscription/Resource Group/Resource</w:t>
      </w:r>
      <w:r w:rsidR="00F92B3B">
        <w:rPr/>
        <w:t>.</w:t>
      </w:r>
    </w:p>
    <w:p w:rsidR="008B5114" w:rsidP="008B5114" w:rsidRDefault="008B5114" w14:paraId="2C1CB84C" w14:textId="62A85DB3">
      <w:pPr>
        <w:pStyle w:val="Caption"/>
        <w:spacing w:after="0"/>
        <w:jc w:val="both"/>
        <w:rPr>
          <w:i w:val="0"/>
          <w:iCs w:val="0"/>
          <w:sz w:val="22"/>
          <w:szCs w:val="22"/>
        </w:rPr>
      </w:pPr>
    </w:p>
    <w:p w:rsidRPr="00977C35" w:rsidR="00977C35" w:rsidP="6B312BCE" w:rsidRDefault="00977C35" w14:paraId="04833A19" w14:textId="4E5F9613">
      <w:pPr>
        <w:pStyle w:val="Caption"/>
        <w:spacing w:after="0"/>
        <w:jc w:val="both"/>
      </w:pPr>
      <w:r w:rsidR="0064084D">
        <w:drawing>
          <wp:inline wp14:editId="5AEE0D8A" wp14:anchorId="71027AED">
            <wp:extent cx="5745482" cy="2260600"/>
            <wp:effectExtent l="19050" t="19050" r="26670" b="25400"/>
            <wp:docPr id="1118656570" name="Picture 1" title=""/>
            <wp:cNvGraphicFramePr>
              <a:graphicFrameLocks noChangeAspect="1"/>
            </wp:cNvGraphicFramePr>
            <a:graphic>
              <a:graphicData uri="http://schemas.openxmlformats.org/drawingml/2006/picture">
                <pic:pic>
                  <pic:nvPicPr>
                    <pic:cNvPr id="0" name="Picture 1"/>
                    <pic:cNvPicPr/>
                  </pic:nvPicPr>
                  <pic:blipFill>
                    <a:blip r:embed="R653c29776e80499d">
                      <a:extLst>
                        <a:ext xmlns:a="http://schemas.openxmlformats.org/drawingml/2006/main" uri="{28A0092B-C50C-407E-A947-70E740481C1C}">
                          <a14:useLocalDpi val="0"/>
                        </a:ext>
                      </a:extLst>
                    </a:blip>
                    <a:stretch>
                      <a:fillRect/>
                    </a:stretch>
                  </pic:blipFill>
                  <pic:spPr>
                    <a:xfrm rot="0" flipH="0" flipV="0">
                      <a:off x="0" y="0"/>
                      <a:ext cx="5745482" cy="2260600"/>
                    </a:xfrm>
                    <a:prstGeom prst="rect">
                      <a:avLst/>
                    </a:prstGeom>
                    <a:ln>
                      <a:solidFill>
                        <a:schemeClr val="accent1"/>
                      </a:solidFill>
                    </a:ln>
                  </pic:spPr>
                </pic:pic>
              </a:graphicData>
            </a:graphic>
          </wp:inline>
        </w:drawing>
      </w:r>
      <w:r w:rsidR="00977C35">
        <w:rPr/>
        <w:t xml:space="preserve">Figure </w:t>
      </w:r>
      <w:r w:rsidR="00977C35">
        <w:rPr/>
        <w:t>2</w:t>
      </w:r>
      <w:r w:rsidR="00977C35">
        <w:rPr/>
        <w:t xml:space="preserve"> - Select the policy, Click on Create Exemption.</w:t>
      </w:r>
    </w:p>
    <w:p w:rsidR="007516FF" w:rsidP="6B312BCE" w:rsidRDefault="007516FF" w14:paraId="7AC915EE" w14:textId="2B04A32D">
      <w:pPr>
        <w:spacing w:after="0"/>
        <w:jc w:val="both"/>
        <w:rPr>
          <w:i w:val="0"/>
          <w:iCs w:val="0"/>
          <w:sz w:val="22"/>
          <w:szCs w:val="22"/>
        </w:rPr>
      </w:pPr>
      <w:r w:rsidR="00746A2F">
        <w:drawing>
          <wp:inline wp14:editId="54CA1C38" wp14:anchorId="6716A8D0">
            <wp:extent cx="5778500" cy="4240786"/>
            <wp:effectExtent l="19050" t="19050" r="12700" b="26670"/>
            <wp:docPr id="822971620" name="Picture 1" title=""/>
            <wp:cNvGraphicFramePr>
              <a:graphicFrameLocks noChangeAspect="1"/>
            </wp:cNvGraphicFramePr>
            <a:graphic>
              <a:graphicData uri="http://schemas.openxmlformats.org/drawingml/2006/picture">
                <pic:pic>
                  <pic:nvPicPr>
                    <pic:cNvPr id="0" name="Picture 1"/>
                    <pic:cNvPicPr/>
                  </pic:nvPicPr>
                  <pic:blipFill>
                    <a:blip r:embed="R9b338e682b314d9c">
                      <a:extLst>
                        <a:ext xmlns:a="http://schemas.openxmlformats.org/drawingml/2006/main" uri="{28A0092B-C50C-407E-A947-70E740481C1C}">
                          <a14:useLocalDpi val="0"/>
                        </a:ext>
                      </a:extLst>
                    </a:blip>
                    <a:stretch>
                      <a:fillRect/>
                    </a:stretch>
                  </pic:blipFill>
                  <pic:spPr>
                    <a:xfrm rot="0" flipH="0" flipV="0">
                      <a:off x="0" y="0"/>
                      <a:ext cx="5778500" cy="4240786"/>
                    </a:xfrm>
                    <a:prstGeom prst="rect">
                      <a:avLst/>
                    </a:prstGeom>
                    <a:ln>
                      <a:solidFill>
                        <a:schemeClr val="accent1"/>
                      </a:solidFill>
                    </a:ln>
                  </pic:spPr>
                </pic:pic>
              </a:graphicData>
            </a:graphic>
          </wp:inline>
        </w:drawing>
      </w:r>
      <w:r w:rsidRPr="6B312BCE" w:rsidR="007516FF">
        <w:rPr>
          <w:i w:val="0"/>
          <w:iCs w:val="0"/>
          <w:sz w:val="22"/>
          <w:szCs w:val="22"/>
        </w:rPr>
        <w:t xml:space="preserve">Figure </w:t>
      </w:r>
      <w:r w:rsidRPr="6B312BCE" w:rsidR="007516FF">
        <w:rPr>
          <w:i w:val="0"/>
          <w:iCs w:val="0"/>
          <w:sz w:val="22"/>
          <w:szCs w:val="22"/>
        </w:rPr>
        <w:t>3</w:t>
      </w:r>
      <w:r w:rsidRPr="6B312BCE" w:rsidR="007516FF">
        <w:rPr>
          <w:i w:val="0"/>
          <w:iCs w:val="0"/>
          <w:sz w:val="22"/>
          <w:szCs w:val="22"/>
        </w:rPr>
        <w:t xml:space="preserve"> - Select the Exemption Scope (Subscription/ Resource Group / Resource).</w:t>
      </w:r>
    </w:p>
    <w:p w:rsidR="007516FF" w:rsidP="00D11480" w:rsidRDefault="007516FF" w14:paraId="6EFCFED5" w14:textId="77777777">
      <w:pPr>
        <w:jc w:val="both"/>
      </w:pPr>
    </w:p>
    <w:p w:rsidRPr="008B5114" w:rsidR="00CB1841" w:rsidP="3B099937" w:rsidRDefault="00CB1841" w14:paraId="11C562B0" w14:textId="33829335">
      <w:pPr>
        <w:pStyle w:val="Heading1"/>
        <w:spacing w:after="240"/>
        <w:jc w:val="both"/>
        <w:rPr>
          <w:rFonts w:eastAsia="Calibri" w:eastAsiaTheme="minorAscii"/>
          <w:b w:val="1"/>
          <w:bCs w:val="1"/>
          <w:color w:val="4472C4" w:themeColor="accent1"/>
        </w:rPr>
      </w:pPr>
      <w:bookmarkStart w:name="_Toc958898588" w:id="792315440"/>
      <w:r w:rsidRPr="3B099937" w:rsidR="00CB1841">
        <w:rPr>
          <w:rFonts w:eastAsia="Calibri" w:eastAsiaTheme="minorAscii"/>
          <w:b w:val="1"/>
          <w:bCs w:val="1"/>
          <w:color w:val="44546A" w:themeColor="text2" w:themeTint="FF" w:themeShade="FF"/>
        </w:rPr>
        <w:t xml:space="preserve">3. </w:t>
      </w:r>
      <w:r w:rsidRPr="3B099937" w:rsidR="00116FEF">
        <w:rPr>
          <w:rFonts w:eastAsia="Calibri" w:eastAsiaTheme="minorAscii"/>
          <w:b w:val="1"/>
          <w:bCs w:val="1"/>
          <w:color w:val="4472C4" w:themeColor="accent1" w:themeTint="FF" w:themeShade="FF"/>
        </w:rPr>
        <w:t xml:space="preserve">Best </w:t>
      </w:r>
      <w:r w:rsidRPr="3B099937" w:rsidR="008B5114">
        <w:rPr>
          <w:rFonts w:eastAsia="Calibri" w:eastAsiaTheme="minorAscii"/>
          <w:b w:val="1"/>
          <w:bCs w:val="1"/>
          <w:color w:val="4472C4" w:themeColor="accent1" w:themeTint="FF" w:themeShade="FF"/>
        </w:rPr>
        <w:t>P</w:t>
      </w:r>
      <w:r w:rsidRPr="3B099937" w:rsidR="00116FEF">
        <w:rPr>
          <w:rFonts w:eastAsia="Calibri" w:eastAsiaTheme="minorAscii"/>
          <w:b w:val="1"/>
          <w:bCs w:val="1"/>
          <w:color w:val="4472C4" w:themeColor="accent1" w:themeTint="FF" w:themeShade="FF"/>
        </w:rPr>
        <w:t>ractice</w:t>
      </w:r>
      <w:r w:rsidRPr="3B099937" w:rsidR="00CB1841">
        <w:rPr>
          <w:rFonts w:eastAsia="Calibri" w:eastAsiaTheme="minorAscii"/>
          <w:b w:val="1"/>
          <w:bCs w:val="1"/>
          <w:color w:val="4472C4" w:themeColor="accent1" w:themeTint="FF" w:themeShade="FF"/>
        </w:rPr>
        <w:t xml:space="preserve"> 03 </w:t>
      </w:r>
      <w:r w:rsidRPr="3B099937" w:rsidR="0089190F">
        <w:rPr>
          <w:rFonts w:eastAsia="Calibri" w:eastAsiaTheme="minorAscii"/>
          <w:b w:val="1"/>
          <w:bCs w:val="1"/>
          <w:color w:val="4472C4" w:themeColor="accent1" w:themeTint="FF" w:themeShade="FF"/>
        </w:rPr>
        <w:t>Azure Monitor should collect activity logs from all regions</w:t>
      </w:r>
      <w:r w:rsidRPr="3B099937" w:rsidR="00CB1841">
        <w:rPr>
          <w:rFonts w:eastAsia="Calibri" w:eastAsiaTheme="minorAscii"/>
          <w:b w:val="1"/>
          <w:bCs w:val="1"/>
          <w:color w:val="4472C4" w:themeColor="accent1" w:themeTint="FF" w:themeShade="FF"/>
        </w:rPr>
        <w:t>.</w:t>
      </w:r>
      <w:bookmarkEnd w:id="792315440"/>
      <w:r w:rsidRPr="3B099937" w:rsidR="00AC2AEA">
        <w:rPr>
          <w:rFonts w:eastAsia="Calibri" w:eastAsiaTheme="minorAscii"/>
          <w:b w:val="1"/>
          <w:bCs w:val="1"/>
          <w:color w:val="4472C4" w:themeColor="accent1" w:themeTint="FF" w:themeShade="FF"/>
        </w:rPr>
        <w:t xml:space="preserve"> </w:t>
      </w:r>
    </w:p>
    <w:p w:rsidR="002801A7" w:rsidP="00D11480" w:rsidRDefault="00A24E85" w14:paraId="2E42ECE6" w14:textId="42320976">
      <w:pPr>
        <w:pStyle w:val="ListParagraph"/>
        <w:spacing w:after="240"/>
        <w:ind w:left="0"/>
        <w:jc w:val="both"/>
        <w:rPr>
          <w:lang w:val="en-US"/>
        </w:rPr>
      </w:pPr>
      <w:bookmarkStart w:name="_Toc1222418877" w:id="622293126"/>
      <w:r w:rsidR="00A24E85">
        <w:rPr>
          <w:rStyle w:val="Heading1Char"/>
          <w:b w:val="1"/>
          <w:bCs w:val="1"/>
        </w:rPr>
        <w:t>3.1</w:t>
      </w:r>
      <w:r w:rsidRPr="005D09E0" w:rsidR="00CB1841">
        <w:rPr>
          <w:rStyle w:val="Heading1Char"/>
          <w:b w:val="1"/>
          <w:bCs w:val="1"/>
        </w:rPr>
        <w:t xml:space="preserve"> </w:t>
      </w:r>
      <w:r w:rsidRPr="00620B73" w:rsidR="00CB1841">
        <w:rPr>
          <w:rStyle w:val="Heading1Char"/>
          <w:b w:val="1"/>
          <w:bCs w:val="1"/>
          <w:color w:val="4472C4" w:themeColor="accent1"/>
        </w:rPr>
        <w:t>Description</w:t>
      </w:r>
      <w:bookmarkEnd w:id="622293126"/>
      <w:r w:rsidR="00CB1841">
        <w:rPr>
          <w:rFonts w:ascii="Segoe UI" w:hAnsi="Segoe UI" w:eastAsia="Times New Roman" w:cs="Segoe UI"/>
          <w:b w:val="1"/>
          <w:bCs w:val="1"/>
          <w:color w:val="161616"/>
          <w:kern w:val="0"/>
          <w:sz w:val="24"/>
          <w:szCs w:val="24"/>
          <w:lang w:eastAsia="en-IN"/>
          <w14:ligatures w14:val="none"/>
        </w:rPr>
        <w:t xml:space="preserve"> </w:t>
      </w:r>
      <w:r w:rsidRPr="00244CBA" w:rsidR="00244CBA">
        <w:rPr>
          <w:lang w:val="en-US"/>
        </w:rPr>
        <w:t>This policy audits the Azure Monitor log profile which does not export activities from all Azure supported regions including global.</w:t>
      </w:r>
    </w:p>
    <w:p w:rsidRPr="00EE409F" w:rsidR="00CB1841" w:rsidP="00D11480" w:rsidRDefault="00F25143" w14:paraId="0FCAF4D0" w14:textId="1D6075CF">
      <w:pPr>
        <w:jc w:val="both"/>
        <w:rPr>
          <w:b w:val="1"/>
          <w:bCs w:val="1"/>
          <w:sz w:val="24"/>
          <w:szCs w:val="24"/>
        </w:rPr>
      </w:pPr>
      <w:bookmarkStart w:name="_Toc1811100940" w:id="1848647578"/>
      <w:r w:rsidRPr="3B099937" w:rsidR="00F25143">
        <w:rPr>
          <w:rStyle w:val="Heading1Char"/>
          <w:b w:val="1"/>
          <w:bCs w:val="1"/>
        </w:rPr>
        <w:t>3.2</w:t>
      </w:r>
      <w:r w:rsidRPr="3B099937" w:rsidR="00CB1841">
        <w:rPr>
          <w:rStyle w:val="Heading1Char"/>
          <w:b w:val="1"/>
          <w:bCs w:val="1"/>
        </w:rPr>
        <w:t xml:space="preserve"> </w:t>
      </w:r>
      <w:r w:rsidRPr="3B099937" w:rsidR="00CB1841">
        <w:rPr>
          <w:rStyle w:val="Heading1Char"/>
          <w:b w:val="1"/>
          <w:bCs w:val="1"/>
          <w:color w:val="4472C4" w:themeColor="accent1" w:themeTint="FF" w:themeShade="FF"/>
        </w:rPr>
        <w:t>Control Domain</w:t>
      </w:r>
      <w:bookmarkEnd w:id="1848647578"/>
      <w:r w:rsidRPr="3B099937" w:rsidR="00CB1841">
        <w:rPr>
          <w:b w:val="1"/>
          <w:bCs w:val="1"/>
          <w:color w:val="4472C4" w:themeColor="accent1" w:themeTint="FF" w:themeShade="FF"/>
          <w:sz w:val="24"/>
          <w:szCs w:val="24"/>
        </w:rPr>
        <w:t xml:space="preserve"> </w:t>
      </w:r>
      <w:r w:rsidR="00F04212">
        <w:rPr/>
        <w:t>CIS Microsoft Azure Foundations Benchmark recommendation 5.1.4</w:t>
      </w:r>
      <w:r w:rsidR="00F04212">
        <w:rPr/>
        <w:t>,</w:t>
      </w:r>
      <w:r w:rsidR="003B761E">
        <w:rPr/>
        <w:t xml:space="preserve"> </w:t>
      </w:r>
      <w:r w:rsidR="003B761E">
        <w:rPr/>
        <w:t>CMMC L3 AU.2.041</w:t>
      </w:r>
      <w:r w:rsidR="003B761E">
        <w:rPr/>
        <w:t xml:space="preserve">, </w:t>
      </w:r>
      <w:r w:rsidR="003C37FD">
        <w:rPr/>
        <w:t>CMMC L3 CM.2.065</w:t>
      </w:r>
      <w:r w:rsidR="003C37FD">
        <w:rPr/>
        <w:t xml:space="preserve">, </w:t>
      </w:r>
      <w:r w:rsidR="00EE55C0">
        <w:rPr/>
        <w:t>Azure Policy built-in policy definitions</w:t>
      </w:r>
      <w:r w:rsidR="00EE55C0">
        <w:rPr/>
        <w:t>.</w:t>
      </w:r>
    </w:p>
    <w:p w:rsidR="00C472CB" w:rsidP="3B099937" w:rsidRDefault="00F25143" w14:paraId="1259376E" w14:textId="0BFF164C">
      <w:pPr>
        <w:shd w:val="clear" w:color="auto" w:fill="FFFFFF" w:themeFill="background1"/>
        <w:spacing w:before="100" w:beforeAutospacing="on" w:after="100" w:afterAutospacing="on" w:line="240" w:lineRule="auto"/>
        <w:jc w:val="both"/>
      </w:pPr>
      <w:bookmarkStart w:name="_Toc2096654616" w:id="1605525403"/>
      <w:r w:rsidRPr="3B099937" w:rsidR="00F25143">
        <w:rPr>
          <w:rStyle w:val="Heading1Char"/>
          <w:b w:val="1"/>
          <w:bCs w:val="1"/>
        </w:rPr>
        <w:t>3.3</w:t>
      </w:r>
      <w:r w:rsidRPr="3B099937" w:rsidR="00CB1841">
        <w:rPr>
          <w:rStyle w:val="Heading1Char"/>
          <w:b w:val="1"/>
          <w:bCs w:val="1"/>
        </w:rPr>
        <w:t xml:space="preserve"> </w:t>
      </w:r>
      <w:r w:rsidRPr="3B099937" w:rsidR="00CB1841">
        <w:rPr>
          <w:rStyle w:val="Heading1Char"/>
          <w:b w:val="1"/>
          <w:bCs w:val="1"/>
          <w:color w:val="4472C4" w:themeColor="accent1" w:themeTint="FF" w:themeShade="FF"/>
        </w:rPr>
        <w:t>Non-Compliance Message</w:t>
      </w:r>
      <w:bookmarkEnd w:id="1605525403"/>
      <w:r w:rsidRPr="3B099937" w:rsidR="00CB1841">
        <w:rPr>
          <w:b w:val="1"/>
          <w:bCs w:val="1"/>
          <w:color w:val="4472C4" w:themeColor="accent1" w:themeTint="FF" w:themeShade="FF"/>
          <w:sz w:val="24"/>
          <w:szCs w:val="24"/>
        </w:rPr>
        <w:t xml:space="preserve"> </w:t>
      </w:r>
      <w:r w:rsidR="008E76AA">
        <w:rPr/>
        <w:t xml:space="preserve">In accordance with ELC IT-Security Compliance &amp; Azure Benchmark, it is recommended that Azure Monitor should collect activity logs from all regions. Please Notify to 'elcitprod@service-now.com' for any non-compliance or </w:t>
      </w:r>
      <w:r w:rsidR="008E76AA">
        <w:rPr/>
        <w:t>assistance</w:t>
      </w:r>
      <w:r w:rsidR="008E76AA">
        <w:rPr/>
        <w:t xml:space="preserve"> </w:t>
      </w:r>
      <w:r w:rsidR="008E76AA">
        <w:rPr/>
        <w:t>required</w:t>
      </w:r>
      <w:r w:rsidR="008E76AA">
        <w:rPr/>
        <w:t>.</w:t>
      </w:r>
    </w:p>
    <w:p w:rsidR="00CB1841" w:rsidP="00D11480" w:rsidRDefault="00BA3B16" w14:paraId="4775F2B5" w14:textId="76545542">
      <w:pPr>
        <w:pStyle w:val="Heading1"/>
        <w:jc w:val="both"/>
        <w:rPr>
          <w:b w:val="1"/>
          <w:bCs w:val="1"/>
        </w:rPr>
      </w:pPr>
      <w:bookmarkStart w:name="_Toc782743324" w:id="692008625"/>
      <w:r w:rsidRPr="3B099937" w:rsidR="00BA3B16">
        <w:rPr>
          <w:b w:val="1"/>
          <w:bCs w:val="1"/>
        </w:rPr>
        <w:t>3.4</w:t>
      </w:r>
      <w:r w:rsidRPr="3B099937" w:rsidR="00CB1841">
        <w:rPr>
          <w:b w:val="1"/>
          <w:bCs w:val="1"/>
        </w:rPr>
        <w:t xml:space="preserve"> </w:t>
      </w:r>
      <w:r w:rsidRPr="3B099937" w:rsidR="00CB1841">
        <w:rPr>
          <w:rFonts w:eastAsia="Calibri" w:eastAsiaTheme="minorAscii"/>
          <w:b w:val="1"/>
          <w:bCs w:val="1"/>
          <w:color w:val="4472C4" w:themeColor="accent1" w:themeTint="FF" w:themeShade="FF"/>
        </w:rPr>
        <w:t xml:space="preserve">Policy </w:t>
      </w:r>
      <w:r w:rsidRPr="3B099937" w:rsidR="00116FEF">
        <w:rPr>
          <w:rFonts w:eastAsia="Calibri" w:eastAsiaTheme="minorAscii"/>
          <w:b w:val="1"/>
          <w:bCs w:val="1"/>
          <w:color w:val="4472C4" w:themeColor="accent1" w:themeTint="FF" w:themeShade="FF"/>
        </w:rPr>
        <w:t>Definition</w:t>
      </w:r>
      <w:bookmarkEnd w:id="692008625"/>
    </w:p>
    <w:p w:rsidRPr="002C7E40" w:rsidR="002C7E40" w:rsidP="00D11480" w:rsidRDefault="005D1360" w14:paraId="2C55BD6D" w14:textId="1741F045">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5D1360">
        <w:rPr>
          <w:rFonts w:ascii="Consolas" w:hAnsi="Consolas" w:eastAsia="Times New Roman" w:cs="Times New Roman"/>
          <w:color w:val="CCCCCC"/>
          <w:kern w:val="0"/>
          <w:sz w:val="21"/>
          <w:szCs w:val="21"/>
          <w:lang w:eastAsia="en-IN"/>
          <w14:ligatures w14:val="none"/>
        </w:rPr>
        <w:t>{</w:t>
      </w:r>
    </w:p>
    <w:p w:rsidRPr="002C7E40" w:rsidR="002C7E40" w:rsidP="00D11480" w:rsidRDefault="002C7E40" w14:paraId="7050D41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"properties": {</w:t>
      </w:r>
    </w:p>
    <w:p w:rsidRPr="002C7E40" w:rsidR="002C7E40" w:rsidP="00D11480" w:rsidRDefault="002C7E40" w14:paraId="67E559D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"displayName": "Azure Monitor should collect activity logs from all regions",</w:t>
      </w:r>
    </w:p>
    <w:p w:rsidRPr="002C7E40" w:rsidR="002C7E40" w:rsidP="00D11480" w:rsidRDefault="002C7E40" w14:paraId="64B52F2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"policyType": "BuiltIn",</w:t>
      </w:r>
    </w:p>
    <w:p w:rsidRPr="002C7E40" w:rsidR="002C7E40" w:rsidP="00D11480" w:rsidRDefault="002C7E40" w14:paraId="15DECA0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"mode": "All",</w:t>
      </w:r>
    </w:p>
    <w:p w:rsidRPr="002C7E40" w:rsidR="002C7E40" w:rsidP="00D11480" w:rsidRDefault="002C7E40" w14:paraId="1EF946B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"description": "This policy audits the Azure Monitor log profile which does not export activities from all Azure supported regions including global.",</w:t>
      </w:r>
    </w:p>
    <w:p w:rsidRPr="002C7E40" w:rsidR="002C7E40" w:rsidP="00D11480" w:rsidRDefault="002C7E40" w14:paraId="5C1B6C1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"metadata": {</w:t>
      </w:r>
    </w:p>
    <w:p w:rsidRPr="002C7E40" w:rsidR="002C7E40" w:rsidP="00D11480" w:rsidRDefault="002C7E40" w14:paraId="230FA23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"version": "2.0.0",</w:t>
      </w:r>
    </w:p>
    <w:p w:rsidRPr="002C7E40" w:rsidR="002C7E40" w:rsidP="00D11480" w:rsidRDefault="002C7E40" w14:paraId="29CF510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"category": "Monitoring"</w:t>
      </w:r>
    </w:p>
    <w:p w:rsidRPr="002C7E40" w:rsidR="002C7E40" w:rsidP="00D11480" w:rsidRDefault="002C7E40" w14:paraId="1165529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71E2FC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"parameters": {</w:t>
      </w:r>
    </w:p>
    <w:p w:rsidRPr="002C7E40" w:rsidR="002C7E40" w:rsidP="00D11480" w:rsidRDefault="002C7E40" w14:paraId="5C1C366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"effect": {</w:t>
      </w:r>
    </w:p>
    <w:p w:rsidRPr="002C7E40" w:rsidR="002C7E40" w:rsidP="00D11480" w:rsidRDefault="002C7E40" w14:paraId="41607F3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"type": "String",</w:t>
      </w:r>
    </w:p>
    <w:p w:rsidRPr="002C7E40" w:rsidR="002C7E40" w:rsidP="00D11480" w:rsidRDefault="002C7E40" w14:paraId="2DFD1A6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"metadata": {</w:t>
      </w:r>
    </w:p>
    <w:p w:rsidRPr="002C7E40" w:rsidR="002C7E40" w:rsidP="00D11480" w:rsidRDefault="002C7E40" w14:paraId="61E9B3F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"displayName": "Effect",</w:t>
      </w:r>
    </w:p>
    <w:p w:rsidRPr="002C7E40" w:rsidR="002C7E40" w:rsidP="00D11480" w:rsidRDefault="002C7E40" w14:paraId="5DA9AB1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2C7E40" w:rsidR="002C7E40" w:rsidP="00D11480" w:rsidRDefault="002C7E40" w14:paraId="5115C9E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BEF8B5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"allowedValues": [</w:t>
      </w:r>
    </w:p>
    <w:p w:rsidRPr="002C7E40" w:rsidR="002C7E40" w:rsidP="00D11480" w:rsidRDefault="002C7E40" w14:paraId="3FC276E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"AuditIfNotExists",</w:t>
      </w:r>
    </w:p>
    <w:p w:rsidRPr="002C7E40" w:rsidR="002C7E40" w:rsidP="00D11480" w:rsidRDefault="002C7E40" w14:paraId="225963E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"Disabled"</w:t>
      </w:r>
    </w:p>
    <w:p w:rsidRPr="002C7E40" w:rsidR="002C7E40" w:rsidP="00D11480" w:rsidRDefault="002C7E40" w14:paraId="5A5952E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FCF440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"defaultValue": "AuditIfNotExists"</w:t>
      </w:r>
    </w:p>
    <w:p w:rsidRPr="002C7E40" w:rsidR="002C7E40" w:rsidP="00D11480" w:rsidRDefault="002C7E40" w14:paraId="3D71E35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52C354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C05FF5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"policyRule": {</w:t>
      </w:r>
    </w:p>
    <w:p w:rsidRPr="002C7E40" w:rsidR="002C7E40" w:rsidP="00D11480" w:rsidRDefault="002C7E40" w14:paraId="2D20F5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"if": {</w:t>
      </w:r>
    </w:p>
    <w:p w:rsidRPr="002C7E40" w:rsidR="002C7E40" w:rsidP="00D11480" w:rsidRDefault="002C7E40" w14:paraId="6464301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"field": "type",</w:t>
      </w:r>
    </w:p>
    <w:p w:rsidRPr="002C7E40" w:rsidR="002C7E40" w:rsidP="00D11480" w:rsidRDefault="002C7E40" w14:paraId="7296689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"equals": "Microsoft.Resources/subscriptions"</w:t>
      </w:r>
    </w:p>
    <w:p w:rsidRPr="002C7E40" w:rsidR="002C7E40" w:rsidP="00D11480" w:rsidRDefault="002C7E40" w14:paraId="0F37D24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B8A009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"then": {</w:t>
      </w:r>
    </w:p>
    <w:p w:rsidRPr="002C7E40" w:rsidR="002C7E40" w:rsidP="00D11480" w:rsidRDefault="002C7E40" w14:paraId="2846BB0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"effect": "[parameters('effect')]",</w:t>
      </w:r>
    </w:p>
    <w:p w:rsidRPr="002C7E40" w:rsidR="002C7E40" w:rsidP="00D11480" w:rsidRDefault="002C7E40" w14:paraId="3C81479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"details": {</w:t>
      </w:r>
    </w:p>
    <w:p w:rsidRPr="002C7E40" w:rsidR="002C7E40" w:rsidP="00D11480" w:rsidRDefault="002C7E40" w14:paraId="46A556F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"type": "Microsoft.Insights/logProfiles",</w:t>
      </w:r>
    </w:p>
    <w:p w:rsidRPr="002C7E40" w:rsidR="002C7E40" w:rsidP="00D11480" w:rsidRDefault="002C7E40" w14:paraId="5005D7A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"existenceCondition": {</w:t>
      </w:r>
    </w:p>
    <w:p w:rsidRPr="002C7E40" w:rsidR="002C7E40" w:rsidP="00D11480" w:rsidRDefault="002C7E40" w14:paraId="0B3036E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"allOf": [</w:t>
      </w:r>
    </w:p>
    <w:p w:rsidRPr="002C7E40" w:rsidR="002C7E40" w:rsidP="00D11480" w:rsidRDefault="002C7E40" w14:paraId="53B63B9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117FDC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606E5A9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jx9B7KzD" w:id="1552037473"/>
      <w:r w:rsidRPr="002C7E40" w:rsidR="002C7E40">
        <w:rPr>
          <w:rFonts w:ascii="Consolas" w:hAnsi="Consolas" w:eastAsia="Times New Roman" w:cs="Times New Roman"/>
          <w:color w:val="CCCCCC"/>
          <w:kern w:val="0"/>
          <w:sz w:val="21"/>
          <w:szCs w:val="21"/>
          <w:lang w:eastAsia="en-IN"/>
          <w14:ligatures w14:val="none"/>
        </w:rPr>
        <w:t xml:space="preserve">locations[</w:t>
      </w:r>
      <w:bookmarkEnd w:id="1552037473"/>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0495E9F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"australiacentral"</w:t>
      </w:r>
    </w:p>
    <w:p w:rsidRPr="002C7E40" w:rsidR="002C7E40" w:rsidP="00D11480" w:rsidRDefault="002C7E40" w14:paraId="063C4D9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278820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422066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85CD43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7C47302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aZ8qvIY9" w:id="53453721"/>
      <w:r w:rsidRPr="002C7E40" w:rsidR="002C7E40">
        <w:rPr>
          <w:rFonts w:ascii="Consolas" w:hAnsi="Consolas" w:eastAsia="Times New Roman" w:cs="Times New Roman"/>
          <w:color w:val="CCCCCC"/>
          <w:kern w:val="0"/>
          <w:sz w:val="21"/>
          <w:szCs w:val="21"/>
          <w:lang w:eastAsia="en-IN"/>
          <w14:ligatures w14:val="none"/>
        </w:rPr>
        <w:t xml:space="preserve">locations[</w:t>
      </w:r>
      <w:bookmarkEnd w:id="53453721"/>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520F3C0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"australiacentral2"</w:t>
      </w:r>
    </w:p>
    <w:p w:rsidRPr="002C7E40" w:rsidR="002C7E40" w:rsidP="00D11480" w:rsidRDefault="002C7E40" w14:paraId="2D7DEBA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2C7023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7ADFFC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93A6DC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419248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D7PlkjfB" w:id="1929950818"/>
      <w:r w:rsidRPr="002C7E40" w:rsidR="002C7E40">
        <w:rPr>
          <w:rFonts w:ascii="Consolas" w:hAnsi="Consolas" w:eastAsia="Times New Roman" w:cs="Times New Roman"/>
          <w:color w:val="CCCCCC"/>
          <w:kern w:val="0"/>
          <w:sz w:val="21"/>
          <w:szCs w:val="21"/>
          <w:lang w:eastAsia="en-IN"/>
          <w14:ligatures w14:val="none"/>
        </w:rPr>
        <w:t xml:space="preserve">locations[</w:t>
      </w:r>
      <w:bookmarkEnd w:id="1929950818"/>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23E5F5D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"australiaeast"</w:t>
      </w:r>
    </w:p>
    <w:p w:rsidRPr="002C7E40" w:rsidR="002C7E40" w:rsidP="00D11480" w:rsidRDefault="002C7E40" w14:paraId="48157A3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AFDAD5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0F1143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BA161D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29324EB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xkOPPSJs" w:id="1124755993"/>
      <w:r w:rsidRPr="002C7E40" w:rsidR="002C7E40">
        <w:rPr>
          <w:rFonts w:ascii="Consolas" w:hAnsi="Consolas" w:eastAsia="Times New Roman" w:cs="Times New Roman"/>
          <w:color w:val="CCCCCC"/>
          <w:kern w:val="0"/>
          <w:sz w:val="21"/>
          <w:szCs w:val="21"/>
          <w:lang w:eastAsia="en-IN"/>
          <w14:ligatures w14:val="none"/>
        </w:rPr>
        <w:t xml:space="preserve">locations[</w:t>
      </w:r>
      <w:bookmarkEnd w:id="1124755993"/>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0A01A5F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"australiasoutheast"</w:t>
      </w:r>
    </w:p>
    <w:p w:rsidRPr="002C7E40" w:rsidR="002C7E40" w:rsidP="00D11480" w:rsidRDefault="002C7E40" w14:paraId="7C4870A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217CAC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5CA3E9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ACFA64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2B2A117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uKvsMAsV" w:id="1810868280"/>
      <w:r w:rsidRPr="002C7E40" w:rsidR="002C7E40">
        <w:rPr>
          <w:rFonts w:ascii="Consolas" w:hAnsi="Consolas" w:eastAsia="Times New Roman" w:cs="Times New Roman"/>
          <w:color w:val="CCCCCC"/>
          <w:kern w:val="0"/>
          <w:sz w:val="21"/>
          <w:szCs w:val="21"/>
          <w:lang w:eastAsia="en-IN"/>
          <w14:ligatures w14:val="none"/>
        </w:rPr>
        <w:t xml:space="preserve">locations[</w:t>
      </w:r>
      <w:bookmarkEnd w:id="1810868280"/>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07EBB8E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"brazilsouth"</w:t>
      </w:r>
    </w:p>
    <w:p w:rsidRPr="002C7E40" w:rsidR="002C7E40" w:rsidP="00D11480" w:rsidRDefault="002C7E40" w14:paraId="792126C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7D93DE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428241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2FCDB5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3977B52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YI9Wx4PY" w:id="285872767"/>
      <w:r w:rsidRPr="002C7E40" w:rsidR="002C7E40">
        <w:rPr>
          <w:rFonts w:ascii="Consolas" w:hAnsi="Consolas" w:eastAsia="Times New Roman" w:cs="Times New Roman"/>
          <w:color w:val="CCCCCC"/>
          <w:kern w:val="0"/>
          <w:sz w:val="21"/>
          <w:szCs w:val="21"/>
          <w:lang w:eastAsia="en-IN"/>
          <w14:ligatures w14:val="none"/>
        </w:rPr>
        <w:t xml:space="preserve">locations[</w:t>
      </w:r>
      <w:bookmarkEnd w:id="285872767"/>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406C9DF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"brazilsoutheast"</w:t>
      </w:r>
    </w:p>
    <w:p w:rsidRPr="002C7E40" w:rsidR="002C7E40" w:rsidP="00D11480" w:rsidRDefault="002C7E40" w14:paraId="21F5CC1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DA2D49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AC2569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C81698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7BBA252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lhwWBTmU" w:id="516264951"/>
      <w:r w:rsidRPr="002C7E40" w:rsidR="002C7E40">
        <w:rPr>
          <w:rFonts w:ascii="Consolas" w:hAnsi="Consolas" w:eastAsia="Times New Roman" w:cs="Times New Roman"/>
          <w:color w:val="CCCCCC"/>
          <w:kern w:val="0"/>
          <w:sz w:val="21"/>
          <w:szCs w:val="21"/>
          <w:lang w:eastAsia="en-IN"/>
          <w14:ligatures w14:val="none"/>
        </w:rPr>
        <w:t xml:space="preserve">locations[</w:t>
      </w:r>
      <w:bookmarkEnd w:id="516264951"/>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2F2F289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"canadacentral"</w:t>
      </w:r>
    </w:p>
    <w:p w:rsidRPr="002C7E40" w:rsidR="002C7E40" w:rsidP="00D11480" w:rsidRDefault="002C7E40" w14:paraId="3F3545A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9BF04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024DEE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1876E6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3A41BC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NVGDUDQU" w:id="9346577"/>
      <w:r w:rsidRPr="002C7E40" w:rsidR="002C7E40">
        <w:rPr>
          <w:rFonts w:ascii="Consolas" w:hAnsi="Consolas" w:eastAsia="Times New Roman" w:cs="Times New Roman"/>
          <w:color w:val="CCCCCC"/>
          <w:kern w:val="0"/>
          <w:sz w:val="21"/>
          <w:szCs w:val="21"/>
          <w:lang w:eastAsia="en-IN"/>
          <w14:ligatures w14:val="none"/>
        </w:rPr>
        <w:t xml:space="preserve">locations[</w:t>
      </w:r>
      <w:bookmarkEnd w:id="9346577"/>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19CA3C0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"canadaeast"</w:t>
      </w:r>
    </w:p>
    <w:p w:rsidRPr="002C7E40" w:rsidR="002C7E40" w:rsidP="00D11480" w:rsidRDefault="002C7E40" w14:paraId="7E6E45E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77D0CA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35A689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E6C06A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147462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tDAezzXY" w:id="1802833622"/>
      <w:r w:rsidRPr="002C7E40" w:rsidR="002C7E40">
        <w:rPr>
          <w:rFonts w:ascii="Consolas" w:hAnsi="Consolas" w:eastAsia="Times New Roman" w:cs="Times New Roman"/>
          <w:color w:val="CCCCCC"/>
          <w:kern w:val="0"/>
          <w:sz w:val="21"/>
          <w:szCs w:val="21"/>
          <w:lang w:eastAsia="en-IN"/>
          <w14:ligatures w14:val="none"/>
        </w:rPr>
        <w:t xml:space="preserve">locations[</w:t>
      </w:r>
      <w:bookmarkEnd w:id="1802833622"/>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765AFCC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"centralindia"</w:t>
      </w:r>
    </w:p>
    <w:p w:rsidRPr="002C7E40" w:rsidR="002C7E40" w:rsidP="00D11480" w:rsidRDefault="002C7E40" w14:paraId="1BA0BB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039BFD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2812C5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08ED6E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32D7473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m2pqfyZ7" w:id="669668312"/>
      <w:r w:rsidRPr="002C7E40" w:rsidR="002C7E40">
        <w:rPr>
          <w:rFonts w:ascii="Consolas" w:hAnsi="Consolas" w:eastAsia="Times New Roman" w:cs="Times New Roman"/>
          <w:color w:val="CCCCCC"/>
          <w:kern w:val="0"/>
          <w:sz w:val="21"/>
          <w:szCs w:val="21"/>
          <w:lang w:eastAsia="en-IN"/>
          <w14:ligatures w14:val="none"/>
        </w:rPr>
        <w:t xml:space="preserve">locations[</w:t>
      </w:r>
      <w:bookmarkEnd w:id="669668312"/>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07D3E7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"centralus"</w:t>
      </w:r>
    </w:p>
    <w:p w:rsidRPr="002C7E40" w:rsidR="002C7E40" w:rsidP="00D11480" w:rsidRDefault="002C7E40" w14:paraId="67525C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DBBD7A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A4C45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B0216C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0A31CC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NkKBkcQ1" w:id="1412770359"/>
      <w:r w:rsidRPr="002C7E40" w:rsidR="002C7E40">
        <w:rPr>
          <w:rFonts w:ascii="Consolas" w:hAnsi="Consolas" w:eastAsia="Times New Roman" w:cs="Times New Roman"/>
          <w:color w:val="CCCCCC"/>
          <w:kern w:val="0"/>
          <w:sz w:val="21"/>
          <w:szCs w:val="21"/>
          <w:lang w:eastAsia="en-IN"/>
          <w14:ligatures w14:val="none"/>
        </w:rPr>
        <w:t xml:space="preserve">locations[</w:t>
      </w:r>
      <w:bookmarkEnd w:id="1412770359"/>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3372D76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"eastasia"</w:t>
      </w:r>
    </w:p>
    <w:p w:rsidRPr="002C7E40" w:rsidR="002C7E40" w:rsidP="00D11480" w:rsidRDefault="002C7E40" w14:paraId="57BE6A5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F01DF2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5DB7FD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0C4215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4F3EDB7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EGxYJ6wF" w:id="1455497341"/>
      <w:r w:rsidRPr="002C7E40" w:rsidR="002C7E40">
        <w:rPr>
          <w:rFonts w:ascii="Consolas" w:hAnsi="Consolas" w:eastAsia="Times New Roman" w:cs="Times New Roman"/>
          <w:color w:val="CCCCCC"/>
          <w:kern w:val="0"/>
          <w:sz w:val="21"/>
          <w:szCs w:val="21"/>
          <w:lang w:eastAsia="en-IN"/>
          <w14:ligatures w14:val="none"/>
        </w:rPr>
        <w:t xml:space="preserve">locations[</w:t>
      </w:r>
      <w:bookmarkEnd w:id="1455497341"/>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3976698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"eastus"</w:t>
      </w:r>
    </w:p>
    <w:p w:rsidRPr="002C7E40" w:rsidR="002C7E40" w:rsidP="00D11480" w:rsidRDefault="002C7E40" w14:paraId="0EBB3F3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0747B9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FB6378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C7E2B6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2F54396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e5bWZKZs" w:id="227866054"/>
      <w:r w:rsidRPr="002C7E40" w:rsidR="002C7E40">
        <w:rPr>
          <w:rFonts w:ascii="Consolas" w:hAnsi="Consolas" w:eastAsia="Times New Roman" w:cs="Times New Roman"/>
          <w:color w:val="CCCCCC"/>
          <w:kern w:val="0"/>
          <w:sz w:val="21"/>
          <w:szCs w:val="21"/>
          <w:lang w:eastAsia="en-IN"/>
          <w14:ligatures w14:val="none"/>
        </w:rPr>
        <w:t xml:space="preserve">locations[</w:t>
      </w:r>
      <w:bookmarkEnd w:id="227866054"/>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4D2B119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"eastus2"</w:t>
      </w:r>
    </w:p>
    <w:p w:rsidRPr="002C7E40" w:rsidR="002C7E40" w:rsidP="00D11480" w:rsidRDefault="002C7E40" w14:paraId="084E9A4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A81A07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9F6973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4137DC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6ACD3DF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CuvzKzUc" w:id="1835991294"/>
      <w:r w:rsidRPr="002C7E40" w:rsidR="002C7E40">
        <w:rPr>
          <w:rFonts w:ascii="Consolas" w:hAnsi="Consolas" w:eastAsia="Times New Roman" w:cs="Times New Roman"/>
          <w:color w:val="CCCCCC"/>
          <w:kern w:val="0"/>
          <w:sz w:val="21"/>
          <w:szCs w:val="21"/>
          <w:lang w:eastAsia="en-IN"/>
          <w14:ligatures w14:val="none"/>
        </w:rPr>
        <w:t xml:space="preserve">locations[</w:t>
      </w:r>
      <w:bookmarkEnd w:id="1835991294"/>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5ECF248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"francecentral"</w:t>
      </w:r>
    </w:p>
    <w:p w:rsidRPr="002C7E40" w:rsidR="002C7E40" w:rsidP="00D11480" w:rsidRDefault="002C7E40" w14:paraId="4BB9AD0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D30D3A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534277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CDA3DB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5B7DA41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plstSQir" w:id="1114517435"/>
      <w:r w:rsidRPr="002C7E40" w:rsidR="002C7E40">
        <w:rPr>
          <w:rFonts w:ascii="Consolas" w:hAnsi="Consolas" w:eastAsia="Times New Roman" w:cs="Times New Roman"/>
          <w:color w:val="CCCCCC"/>
          <w:kern w:val="0"/>
          <w:sz w:val="21"/>
          <w:szCs w:val="21"/>
          <w:lang w:eastAsia="en-IN"/>
          <w14:ligatures w14:val="none"/>
        </w:rPr>
        <w:t xml:space="preserve">locations[</w:t>
      </w:r>
      <w:bookmarkEnd w:id="1114517435"/>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7E0DCD4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"francesouth"</w:t>
      </w:r>
    </w:p>
    <w:p w:rsidRPr="002C7E40" w:rsidR="002C7E40" w:rsidP="00D11480" w:rsidRDefault="002C7E40" w14:paraId="728896A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D083C5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FFFADF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EC0FCB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5CAD117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nHApVsHG" w:id="664195658"/>
      <w:r w:rsidRPr="002C7E40" w:rsidR="002C7E40">
        <w:rPr>
          <w:rFonts w:ascii="Consolas" w:hAnsi="Consolas" w:eastAsia="Times New Roman" w:cs="Times New Roman"/>
          <w:color w:val="CCCCCC"/>
          <w:kern w:val="0"/>
          <w:sz w:val="21"/>
          <w:szCs w:val="21"/>
          <w:lang w:eastAsia="en-IN"/>
          <w14:ligatures w14:val="none"/>
        </w:rPr>
        <w:t xml:space="preserve">locations[</w:t>
      </w:r>
      <w:bookmarkEnd w:id="664195658"/>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7682DEA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"germanynorth"</w:t>
      </w:r>
    </w:p>
    <w:p w:rsidRPr="002C7E40" w:rsidR="002C7E40" w:rsidP="00D11480" w:rsidRDefault="002C7E40" w14:paraId="15A4E59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208B6C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3590A3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9E8FD9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A55C3D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reb0TkBM" w:id="1675075319"/>
      <w:r w:rsidRPr="002C7E40" w:rsidR="002C7E40">
        <w:rPr>
          <w:rFonts w:ascii="Consolas" w:hAnsi="Consolas" w:eastAsia="Times New Roman" w:cs="Times New Roman"/>
          <w:color w:val="CCCCCC"/>
          <w:kern w:val="0"/>
          <w:sz w:val="21"/>
          <w:szCs w:val="21"/>
          <w:lang w:eastAsia="en-IN"/>
          <w14:ligatures w14:val="none"/>
        </w:rPr>
        <w:t xml:space="preserve">locations[</w:t>
      </w:r>
      <w:bookmarkEnd w:id="1675075319"/>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7466F6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"germanywestcentral"</w:t>
      </w:r>
    </w:p>
    <w:p w:rsidRPr="002C7E40" w:rsidR="002C7E40" w:rsidP="00D11480" w:rsidRDefault="002C7E40" w14:paraId="142CEF5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AE7323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27EAF7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11D49C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BA36AC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mXjpxnvE" w:id="1986775098"/>
      <w:r w:rsidRPr="002C7E40" w:rsidR="002C7E40">
        <w:rPr>
          <w:rFonts w:ascii="Consolas" w:hAnsi="Consolas" w:eastAsia="Times New Roman" w:cs="Times New Roman"/>
          <w:color w:val="CCCCCC"/>
          <w:kern w:val="0"/>
          <w:sz w:val="21"/>
          <w:szCs w:val="21"/>
          <w:lang w:eastAsia="en-IN"/>
          <w14:ligatures w14:val="none"/>
        </w:rPr>
        <w:t xml:space="preserve">locations[</w:t>
      </w:r>
      <w:bookmarkEnd w:id="1986775098"/>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744ED5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"japaneast"</w:t>
      </w:r>
    </w:p>
    <w:p w:rsidRPr="002C7E40" w:rsidR="002C7E40" w:rsidP="00D11480" w:rsidRDefault="002C7E40" w14:paraId="5A5255F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3B9788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D5237B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6309C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41E29BB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AD3T2jlg" w:id="958071919"/>
      <w:r w:rsidRPr="002C7E40" w:rsidR="002C7E40">
        <w:rPr>
          <w:rFonts w:ascii="Consolas" w:hAnsi="Consolas" w:eastAsia="Times New Roman" w:cs="Times New Roman"/>
          <w:color w:val="CCCCCC"/>
          <w:kern w:val="0"/>
          <w:sz w:val="21"/>
          <w:szCs w:val="21"/>
          <w:lang w:eastAsia="en-IN"/>
          <w14:ligatures w14:val="none"/>
        </w:rPr>
        <w:t xml:space="preserve">locations[</w:t>
      </w:r>
      <w:bookmarkEnd w:id="958071919"/>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2D7CB3E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"japanwest"</w:t>
      </w:r>
    </w:p>
    <w:p w:rsidRPr="002C7E40" w:rsidR="002C7E40" w:rsidP="00D11480" w:rsidRDefault="002C7E40" w14:paraId="240E07B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94A17A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A7A08E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6B5733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2A110BC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GVRcL4rW" w:id="874411040"/>
      <w:r w:rsidRPr="002C7E40" w:rsidR="002C7E40">
        <w:rPr>
          <w:rFonts w:ascii="Consolas" w:hAnsi="Consolas" w:eastAsia="Times New Roman" w:cs="Times New Roman"/>
          <w:color w:val="CCCCCC"/>
          <w:kern w:val="0"/>
          <w:sz w:val="21"/>
          <w:szCs w:val="21"/>
          <w:lang w:eastAsia="en-IN"/>
          <w14:ligatures w14:val="none"/>
        </w:rPr>
        <w:t xml:space="preserve">locations[</w:t>
      </w:r>
      <w:bookmarkEnd w:id="874411040"/>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AFC7C6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"jioindiawest"</w:t>
      </w:r>
    </w:p>
    <w:p w:rsidRPr="002C7E40" w:rsidR="002C7E40" w:rsidP="00D11480" w:rsidRDefault="002C7E40" w14:paraId="733E137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F7EEE7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38E2FE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0D09C5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0E0B87C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WHIP6IIe" w:id="1191890646"/>
      <w:r w:rsidRPr="002C7E40" w:rsidR="002C7E40">
        <w:rPr>
          <w:rFonts w:ascii="Consolas" w:hAnsi="Consolas" w:eastAsia="Times New Roman" w:cs="Times New Roman"/>
          <w:color w:val="CCCCCC"/>
          <w:kern w:val="0"/>
          <w:sz w:val="21"/>
          <w:szCs w:val="21"/>
          <w:lang w:eastAsia="en-IN"/>
          <w14:ligatures w14:val="none"/>
        </w:rPr>
        <w:t xml:space="preserve">locations[</w:t>
      </w:r>
      <w:bookmarkEnd w:id="1191890646"/>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B63ED9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"koreacentral"</w:t>
      </w:r>
    </w:p>
    <w:p w:rsidRPr="002C7E40" w:rsidR="002C7E40" w:rsidP="00D11480" w:rsidRDefault="002C7E40" w14:paraId="739E00E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F95C2B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F5A9DE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26850B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06EDD73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8Ukkt1o8" w:id="530681450"/>
      <w:r w:rsidRPr="002C7E40" w:rsidR="002C7E40">
        <w:rPr>
          <w:rFonts w:ascii="Consolas" w:hAnsi="Consolas" w:eastAsia="Times New Roman" w:cs="Times New Roman"/>
          <w:color w:val="CCCCCC"/>
          <w:kern w:val="0"/>
          <w:sz w:val="21"/>
          <w:szCs w:val="21"/>
          <w:lang w:eastAsia="en-IN"/>
          <w14:ligatures w14:val="none"/>
        </w:rPr>
        <w:t xml:space="preserve">locations[</w:t>
      </w:r>
      <w:bookmarkEnd w:id="530681450"/>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D657B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"koreasouth"</w:t>
      </w:r>
    </w:p>
    <w:p w:rsidRPr="002C7E40" w:rsidR="002C7E40" w:rsidP="00D11480" w:rsidRDefault="002C7E40" w14:paraId="692D513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A90D80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1BCA8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D8D07E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5674703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MjUXFgtW" w:id="24747239"/>
      <w:r w:rsidRPr="002C7E40" w:rsidR="002C7E40">
        <w:rPr>
          <w:rFonts w:ascii="Consolas" w:hAnsi="Consolas" w:eastAsia="Times New Roman" w:cs="Times New Roman"/>
          <w:color w:val="CCCCCC"/>
          <w:kern w:val="0"/>
          <w:sz w:val="21"/>
          <w:szCs w:val="21"/>
          <w:lang w:eastAsia="en-IN"/>
          <w14:ligatures w14:val="none"/>
        </w:rPr>
        <w:t xml:space="preserve">locations[</w:t>
      </w:r>
      <w:bookmarkEnd w:id="24747239"/>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4C011B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"northcentralus"</w:t>
      </w:r>
    </w:p>
    <w:p w:rsidRPr="002C7E40" w:rsidR="002C7E40" w:rsidP="00D11480" w:rsidRDefault="002C7E40" w14:paraId="617CBEE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9B576A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1965F8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0DB9CF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42201F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00kqqoqe" w:id="167600096"/>
      <w:r w:rsidRPr="002C7E40" w:rsidR="002C7E40">
        <w:rPr>
          <w:rFonts w:ascii="Consolas" w:hAnsi="Consolas" w:eastAsia="Times New Roman" w:cs="Times New Roman"/>
          <w:color w:val="CCCCCC"/>
          <w:kern w:val="0"/>
          <w:sz w:val="21"/>
          <w:szCs w:val="21"/>
          <w:lang w:eastAsia="en-IN"/>
          <w14:ligatures w14:val="none"/>
        </w:rPr>
        <w:t xml:space="preserve">locations[</w:t>
      </w:r>
      <w:bookmarkEnd w:id="167600096"/>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77B2C7E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"northeurope"</w:t>
      </w:r>
    </w:p>
    <w:p w:rsidRPr="002C7E40" w:rsidR="002C7E40" w:rsidP="00D11480" w:rsidRDefault="002C7E40" w14:paraId="20AB10C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DB0714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4F74ED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E9987D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52FC4F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rQQr99iY" w:id="2134682132"/>
      <w:r w:rsidRPr="002C7E40" w:rsidR="002C7E40">
        <w:rPr>
          <w:rFonts w:ascii="Consolas" w:hAnsi="Consolas" w:eastAsia="Times New Roman" w:cs="Times New Roman"/>
          <w:color w:val="CCCCCC"/>
          <w:kern w:val="0"/>
          <w:sz w:val="21"/>
          <w:szCs w:val="21"/>
          <w:lang w:eastAsia="en-IN"/>
          <w14:ligatures w14:val="none"/>
        </w:rPr>
        <w:t xml:space="preserve">locations[</w:t>
      </w:r>
      <w:bookmarkEnd w:id="2134682132"/>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348B03C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"norwayeast"</w:t>
      </w:r>
    </w:p>
    <w:p w:rsidRPr="002C7E40" w:rsidR="002C7E40" w:rsidP="00D11480" w:rsidRDefault="002C7E40" w14:paraId="541DFE5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DB3C0F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3FE069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34FA04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70C594D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z5xKX59R" w:id="2096401227"/>
      <w:r w:rsidRPr="002C7E40" w:rsidR="002C7E40">
        <w:rPr>
          <w:rFonts w:ascii="Consolas" w:hAnsi="Consolas" w:eastAsia="Times New Roman" w:cs="Times New Roman"/>
          <w:color w:val="CCCCCC"/>
          <w:kern w:val="0"/>
          <w:sz w:val="21"/>
          <w:szCs w:val="21"/>
          <w:lang w:eastAsia="en-IN"/>
          <w14:ligatures w14:val="none"/>
        </w:rPr>
        <w:t xml:space="preserve">locations[</w:t>
      </w:r>
      <w:bookmarkEnd w:id="2096401227"/>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6EB16E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"norwaywest"</w:t>
      </w:r>
    </w:p>
    <w:p w:rsidRPr="002C7E40" w:rsidR="002C7E40" w:rsidP="00D11480" w:rsidRDefault="002C7E40" w14:paraId="63D9807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A214C9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A82FE2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E5D608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0F4D21F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JvoKTHxY" w:id="820025293"/>
      <w:r w:rsidRPr="002C7E40" w:rsidR="002C7E40">
        <w:rPr>
          <w:rFonts w:ascii="Consolas" w:hAnsi="Consolas" w:eastAsia="Times New Roman" w:cs="Times New Roman"/>
          <w:color w:val="CCCCCC"/>
          <w:kern w:val="0"/>
          <w:sz w:val="21"/>
          <w:szCs w:val="21"/>
          <w:lang w:eastAsia="en-IN"/>
          <w14:ligatures w14:val="none"/>
        </w:rPr>
        <w:t xml:space="preserve">locations[</w:t>
      </w:r>
      <w:bookmarkEnd w:id="820025293"/>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1D1DC5F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"southafricanorth"</w:t>
      </w:r>
    </w:p>
    <w:p w:rsidRPr="002C7E40" w:rsidR="002C7E40" w:rsidP="00D11480" w:rsidRDefault="002C7E40" w14:paraId="1A418E5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FFF97F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B75ED8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626CF4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39EAB24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YnSA2Vvw" w:id="1697741768"/>
      <w:r w:rsidRPr="002C7E40" w:rsidR="002C7E40">
        <w:rPr>
          <w:rFonts w:ascii="Consolas" w:hAnsi="Consolas" w:eastAsia="Times New Roman" w:cs="Times New Roman"/>
          <w:color w:val="CCCCCC"/>
          <w:kern w:val="0"/>
          <w:sz w:val="21"/>
          <w:szCs w:val="21"/>
          <w:lang w:eastAsia="en-IN"/>
          <w14:ligatures w14:val="none"/>
        </w:rPr>
        <w:t xml:space="preserve">locations[</w:t>
      </w:r>
      <w:bookmarkEnd w:id="1697741768"/>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7BC645A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"southafricawest"</w:t>
      </w:r>
    </w:p>
    <w:p w:rsidRPr="002C7E40" w:rsidR="002C7E40" w:rsidP="00D11480" w:rsidRDefault="002C7E40" w14:paraId="006BEFA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7D6234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D1512F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C84A84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7838880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LXyoTOz6" w:id="1037732934"/>
      <w:r w:rsidRPr="002C7E40" w:rsidR="002C7E40">
        <w:rPr>
          <w:rFonts w:ascii="Consolas" w:hAnsi="Consolas" w:eastAsia="Times New Roman" w:cs="Times New Roman"/>
          <w:color w:val="CCCCCC"/>
          <w:kern w:val="0"/>
          <w:sz w:val="21"/>
          <w:szCs w:val="21"/>
          <w:lang w:eastAsia="en-IN"/>
          <w14:ligatures w14:val="none"/>
        </w:rPr>
        <w:t xml:space="preserve">locations[</w:t>
      </w:r>
      <w:bookmarkEnd w:id="1037732934"/>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2BC7656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"southcentralus"</w:t>
      </w:r>
    </w:p>
    <w:p w:rsidRPr="002C7E40" w:rsidR="002C7E40" w:rsidP="00D11480" w:rsidRDefault="002C7E40" w14:paraId="1B894FB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DC42DF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A25558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54FA17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4AF2489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fvoMOPSZ" w:id="940606546"/>
      <w:r w:rsidRPr="002C7E40" w:rsidR="002C7E40">
        <w:rPr>
          <w:rFonts w:ascii="Consolas" w:hAnsi="Consolas" w:eastAsia="Times New Roman" w:cs="Times New Roman"/>
          <w:color w:val="CCCCCC"/>
          <w:kern w:val="0"/>
          <w:sz w:val="21"/>
          <w:szCs w:val="21"/>
          <w:lang w:eastAsia="en-IN"/>
          <w14:ligatures w14:val="none"/>
        </w:rPr>
        <w:t xml:space="preserve">locations[</w:t>
      </w:r>
      <w:bookmarkEnd w:id="940606546"/>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4BD8AEF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"southeastasia"</w:t>
      </w:r>
    </w:p>
    <w:p w:rsidRPr="002C7E40" w:rsidR="002C7E40" w:rsidP="00D11480" w:rsidRDefault="002C7E40" w14:paraId="52BC095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2BF853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8660EF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E598D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2C83F0D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S72fS5LL" w:id="272880704"/>
      <w:r w:rsidRPr="002C7E40" w:rsidR="002C7E40">
        <w:rPr>
          <w:rFonts w:ascii="Consolas" w:hAnsi="Consolas" w:eastAsia="Times New Roman" w:cs="Times New Roman"/>
          <w:color w:val="CCCCCC"/>
          <w:kern w:val="0"/>
          <w:sz w:val="21"/>
          <w:szCs w:val="21"/>
          <w:lang w:eastAsia="en-IN"/>
          <w14:ligatures w14:val="none"/>
        </w:rPr>
        <w:t xml:space="preserve">locations[</w:t>
      </w:r>
      <w:bookmarkEnd w:id="272880704"/>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5CBBB49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"southindia"</w:t>
      </w:r>
    </w:p>
    <w:p w:rsidRPr="002C7E40" w:rsidR="002C7E40" w:rsidP="00D11480" w:rsidRDefault="002C7E40" w14:paraId="280BACB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2EDDA9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9E7EB8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144ADD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32CD98E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jZqy6E8b" w:id="1703687500"/>
      <w:r w:rsidRPr="002C7E40" w:rsidR="002C7E40">
        <w:rPr>
          <w:rFonts w:ascii="Consolas" w:hAnsi="Consolas" w:eastAsia="Times New Roman" w:cs="Times New Roman"/>
          <w:color w:val="CCCCCC"/>
          <w:kern w:val="0"/>
          <w:sz w:val="21"/>
          <w:szCs w:val="21"/>
          <w:lang w:eastAsia="en-IN"/>
          <w14:ligatures w14:val="none"/>
        </w:rPr>
        <w:t xml:space="preserve">locations[</w:t>
      </w:r>
      <w:bookmarkEnd w:id="1703687500"/>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146F853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"switzerlandnorth"</w:t>
      </w:r>
    </w:p>
    <w:p w:rsidRPr="002C7E40" w:rsidR="002C7E40" w:rsidP="00D11480" w:rsidRDefault="002C7E40" w14:paraId="1555C09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5CAD44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13F473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39C007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62CBB0B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DjxZzcOP" w:id="1419141547"/>
      <w:r w:rsidRPr="002C7E40" w:rsidR="002C7E40">
        <w:rPr>
          <w:rFonts w:ascii="Consolas" w:hAnsi="Consolas" w:eastAsia="Times New Roman" w:cs="Times New Roman"/>
          <w:color w:val="CCCCCC"/>
          <w:kern w:val="0"/>
          <w:sz w:val="21"/>
          <w:szCs w:val="21"/>
          <w:lang w:eastAsia="en-IN"/>
          <w14:ligatures w14:val="none"/>
        </w:rPr>
        <w:t xml:space="preserve">locations[</w:t>
      </w:r>
      <w:bookmarkEnd w:id="1419141547"/>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3B487A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"switzerlandwest"</w:t>
      </w:r>
    </w:p>
    <w:p w:rsidRPr="002C7E40" w:rsidR="002C7E40" w:rsidP="00D11480" w:rsidRDefault="002C7E40" w14:paraId="668EC9F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EE8204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A2AA85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18A0BE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37F8144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ZIMK8z16" w:id="1060564552"/>
      <w:r w:rsidRPr="002C7E40" w:rsidR="002C7E40">
        <w:rPr>
          <w:rFonts w:ascii="Consolas" w:hAnsi="Consolas" w:eastAsia="Times New Roman" w:cs="Times New Roman"/>
          <w:color w:val="CCCCCC"/>
          <w:kern w:val="0"/>
          <w:sz w:val="21"/>
          <w:szCs w:val="21"/>
          <w:lang w:eastAsia="en-IN"/>
          <w14:ligatures w14:val="none"/>
        </w:rPr>
        <w:t xml:space="preserve">locations[</w:t>
      </w:r>
      <w:bookmarkEnd w:id="1060564552"/>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432DF24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"uaecentral"</w:t>
      </w:r>
    </w:p>
    <w:p w:rsidRPr="002C7E40" w:rsidR="002C7E40" w:rsidP="00D11480" w:rsidRDefault="002C7E40" w14:paraId="54B57B5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14AA79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80CB2B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A30BBF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AA705D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5YdQnDWW" w:id="1799963345"/>
      <w:r w:rsidRPr="002C7E40" w:rsidR="002C7E40">
        <w:rPr>
          <w:rFonts w:ascii="Consolas" w:hAnsi="Consolas" w:eastAsia="Times New Roman" w:cs="Times New Roman"/>
          <w:color w:val="CCCCCC"/>
          <w:kern w:val="0"/>
          <w:sz w:val="21"/>
          <w:szCs w:val="21"/>
          <w:lang w:eastAsia="en-IN"/>
          <w14:ligatures w14:val="none"/>
        </w:rPr>
        <w:t xml:space="preserve">locations[</w:t>
      </w:r>
      <w:bookmarkEnd w:id="1799963345"/>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1498A5B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"uaenorth"</w:t>
      </w:r>
    </w:p>
    <w:p w:rsidRPr="002C7E40" w:rsidR="002C7E40" w:rsidP="00D11480" w:rsidRDefault="002C7E40" w14:paraId="3F18FF7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D0D70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7A9F95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ECE744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315008E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vPyLWxVA" w:id="205058882"/>
      <w:r w:rsidRPr="002C7E40" w:rsidR="002C7E40">
        <w:rPr>
          <w:rFonts w:ascii="Consolas" w:hAnsi="Consolas" w:eastAsia="Times New Roman" w:cs="Times New Roman"/>
          <w:color w:val="CCCCCC"/>
          <w:kern w:val="0"/>
          <w:sz w:val="21"/>
          <w:szCs w:val="21"/>
          <w:lang w:eastAsia="en-IN"/>
          <w14:ligatures w14:val="none"/>
        </w:rPr>
        <w:t xml:space="preserve">locations[</w:t>
      </w:r>
      <w:bookmarkEnd w:id="205058882"/>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671A34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"uksouth"</w:t>
      </w:r>
    </w:p>
    <w:p w:rsidRPr="002C7E40" w:rsidR="002C7E40" w:rsidP="00D11480" w:rsidRDefault="002C7E40" w14:paraId="30930C6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44FAB2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F66BC6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357B5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46C9C5E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vO8Y2fXs" w:id="734004156"/>
      <w:r w:rsidRPr="002C7E40" w:rsidR="002C7E40">
        <w:rPr>
          <w:rFonts w:ascii="Consolas" w:hAnsi="Consolas" w:eastAsia="Times New Roman" w:cs="Times New Roman"/>
          <w:color w:val="CCCCCC"/>
          <w:kern w:val="0"/>
          <w:sz w:val="21"/>
          <w:szCs w:val="21"/>
          <w:lang w:eastAsia="en-IN"/>
          <w14:ligatures w14:val="none"/>
        </w:rPr>
        <w:t xml:space="preserve">locations[</w:t>
      </w:r>
      <w:bookmarkEnd w:id="734004156"/>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45BA3DB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"ukwest"</w:t>
      </w:r>
    </w:p>
    <w:p w:rsidRPr="002C7E40" w:rsidR="002C7E40" w:rsidP="00D11480" w:rsidRDefault="002C7E40" w14:paraId="14DF10B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C9117E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54E76B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E2E4CF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314B4F9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tJS9C87K" w:id="1775434249"/>
      <w:r w:rsidRPr="002C7E40" w:rsidR="002C7E40">
        <w:rPr>
          <w:rFonts w:ascii="Consolas" w:hAnsi="Consolas" w:eastAsia="Times New Roman" w:cs="Times New Roman"/>
          <w:color w:val="CCCCCC"/>
          <w:kern w:val="0"/>
          <w:sz w:val="21"/>
          <w:szCs w:val="21"/>
          <w:lang w:eastAsia="en-IN"/>
          <w14:ligatures w14:val="none"/>
        </w:rPr>
        <w:t xml:space="preserve">locations[</w:t>
      </w:r>
      <w:bookmarkEnd w:id="1775434249"/>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3139F02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"westcentralus"</w:t>
      </w:r>
    </w:p>
    <w:p w:rsidRPr="002C7E40" w:rsidR="002C7E40" w:rsidP="00D11480" w:rsidRDefault="002C7E40" w14:paraId="16BE27B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80739E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8452E4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410C5D9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26E31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o71qlfG6" w:id="458266564"/>
      <w:r w:rsidRPr="002C7E40" w:rsidR="002C7E40">
        <w:rPr>
          <w:rFonts w:ascii="Consolas" w:hAnsi="Consolas" w:eastAsia="Times New Roman" w:cs="Times New Roman"/>
          <w:color w:val="CCCCCC"/>
          <w:kern w:val="0"/>
          <w:sz w:val="21"/>
          <w:szCs w:val="21"/>
          <w:lang w:eastAsia="en-IN"/>
          <w14:ligatures w14:val="none"/>
        </w:rPr>
        <w:t xml:space="preserve">locations[</w:t>
      </w:r>
      <w:bookmarkEnd w:id="458266564"/>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285AEF7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"westeurope"</w:t>
      </w:r>
    </w:p>
    <w:p w:rsidRPr="002C7E40" w:rsidR="002C7E40" w:rsidP="00D11480" w:rsidRDefault="002C7E40" w14:paraId="43A0BA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81E16B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55B0A4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0A639C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54038E6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x7byljrY" w:id="682693760"/>
      <w:r w:rsidRPr="002C7E40" w:rsidR="002C7E40">
        <w:rPr>
          <w:rFonts w:ascii="Consolas" w:hAnsi="Consolas" w:eastAsia="Times New Roman" w:cs="Times New Roman"/>
          <w:color w:val="CCCCCC"/>
          <w:kern w:val="0"/>
          <w:sz w:val="21"/>
          <w:szCs w:val="21"/>
          <w:lang w:eastAsia="en-IN"/>
          <w14:ligatures w14:val="none"/>
        </w:rPr>
        <w:t xml:space="preserve">locations[</w:t>
      </w:r>
      <w:bookmarkEnd w:id="682693760"/>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277A58E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"westindia"</w:t>
      </w:r>
    </w:p>
    <w:p w:rsidRPr="002C7E40" w:rsidR="002C7E40" w:rsidP="00D11480" w:rsidRDefault="002C7E40" w14:paraId="1BB1C08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D33EBB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BE76C5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833B4F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2B281D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EpsUPmIl" w:id="1115991101"/>
      <w:r w:rsidRPr="002C7E40" w:rsidR="002C7E40">
        <w:rPr>
          <w:rFonts w:ascii="Consolas" w:hAnsi="Consolas" w:eastAsia="Times New Roman" w:cs="Times New Roman"/>
          <w:color w:val="CCCCCC"/>
          <w:kern w:val="0"/>
          <w:sz w:val="21"/>
          <w:szCs w:val="21"/>
          <w:lang w:eastAsia="en-IN"/>
          <w14:ligatures w14:val="none"/>
        </w:rPr>
        <w:t xml:space="preserve">locations[</w:t>
      </w:r>
      <w:bookmarkEnd w:id="1115991101"/>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652CA0B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"westus"</w:t>
      </w:r>
    </w:p>
    <w:p w:rsidRPr="002C7E40" w:rsidR="002C7E40" w:rsidP="00D11480" w:rsidRDefault="002C7E40" w14:paraId="7C1FB8B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7FD616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E8F67A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5E87DEA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1D74E7F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nYViupKz" w:id="1295530599"/>
      <w:r w:rsidRPr="002C7E40" w:rsidR="002C7E40">
        <w:rPr>
          <w:rFonts w:ascii="Consolas" w:hAnsi="Consolas" w:eastAsia="Times New Roman" w:cs="Times New Roman"/>
          <w:color w:val="CCCCCC"/>
          <w:kern w:val="0"/>
          <w:sz w:val="21"/>
          <w:szCs w:val="21"/>
          <w:lang w:eastAsia="en-IN"/>
          <w14:ligatures w14:val="none"/>
        </w:rPr>
        <w:t xml:space="preserve">locations[</w:t>
      </w:r>
      <w:bookmarkEnd w:id="1295530599"/>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28F38C8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"westus2"</w:t>
      </w:r>
    </w:p>
    <w:p w:rsidRPr="002C7E40" w:rsidR="002C7E40" w:rsidP="00D11480" w:rsidRDefault="002C7E40" w14:paraId="2263E24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CED7F1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E31440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30BED6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2B9F64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VQiKfYDk" w:id="1542290478"/>
      <w:r w:rsidRPr="002C7E40" w:rsidR="002C7E40">
        <w:rPr>
          <w:rFonts w:ascii="Consolas" w:hAnsi="Consolas" w:eastAsia="Times New Roman" w:cs="Times New Roman"/>
          <w:color w:val="CCCCCC"/>
          <w:kern w:val="0"/>
          <w:sz w:val="21"/>
          <w:szCs w:val="21"/>
          <w:lang w:eastAsia="en-IN"/>
          <w14:ligatures w14:val="none"/>
        </w:rPr>
        <w:t xml:space="preserve">locations[</w:t>
      </w:r>
      <w:bookmarkEnd w:id="1542290478"/>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1CCE4C9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"westus3"</w:t>
      </w:r>
    </w:p>
    <w:p w:rsidRPr="002C7E40" w:rsidR="002C7E40" w:rsidP="00D11480" w:rsidRDefault="002C7E40" w14:paraId="315E39F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06E1A5A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199C95A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725813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 {</w:t>
      </w:r>
    </w:p>
    <w:p w:rsidRPr="002C7E40" w:rsidR="002C7E40" w:rsidP="00D11480" w:rsidRDefault="002C7E40" w14:paraId="64DB874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 xml:space="preserve">                  "field": "</w:t>
      </w:r>
      <w:r w:rsidRPr="002C7E40" w:rsidR="002C7E40">
        <w:rPr>
          <w:rFonts w:ascii="Consolas" w:hAnsi="Consolas" w:eastAsia="Times New Roman" w:cs="Times New Roman"/>
          <w:color w:val="CCCCCC"/>
          <w:kern w:val="0"/>
          <w:sz w:val="21"/>
          <w:szCs w:val="21"/>
          <w:lang w:eastAsia="en-IN"/>
          <w14:ligatures w14:val="none"/>
        </w:rPr>
        <w:t xml:space="preserve">Microsoft.Insights</w:t>
      </w:r>
      <w:r w:rsidRPr="002C7E40" w:rsidR="002C7E40">
        <w:rPr>
          <w:rFonts w:ascii="Consolas" w:hAnsi="Consolas" w:eastAsia="Times New Roman" w:cs="Times New Roman"/>
          <w:color w:val="CCCCCC"/>
          <w:kern w:val="0"/>
          <w:sz w:val="21"/>
          <w:szCs w:val="21"/>
          <w:lang w:eastAsia="en-IN"/>
          <w14:ligatures w14:val="none"/>
        </w:rPr>
        <w:t xml:space="preserve">/</w:t>
      </w:r>
      <w:r w:rsidRPr="002C7E40" w:rsidR="002C7E40">
        <w:rPr>
          <w:rFonts w:ascii="Consolas" w:hAnsi="Consolas" w:eastAsia="Times New Roman" w:cs="Times New Roman"/>
          <w:color w:val="CCCCCC"/>
          <w:kern w:val="0"/>
          <w:sz w:val="21"/>
          <w:szCs w:val="21"/>
          <w:lang w:eastAsia="en-IN"/>
          <w14:ligatures w14:val="none"/>
        </w:rPr>
        <w:t xml:space="preserve">logProfiles</w:t>
      </w:r>
      <w:r w:rsidRPr="002C7E40" w:rsidR="002C7E40">
        <w:rPr>
          <w:rFonts w:ascii="Consolas" w:hAnsi="Consolas" w:eastAsia="Times New Roman" w:cs="Times New Roman"/>
          <w:color w:val="CCCCCC"/>
          <w:kern w:val="0"/>
          <w:sz w:val="21"/>
          <w:szCs w:val="21"/>
          <w:lang w:eastAsia="en-IN"/>
          <w14:ligatures w14:val="none"/>
        </w:rPr>
        <w:t xml:space="preserve">/</w:t>
      </w:r>
      <w:bookmarkStart w:name="_Int_KjhWH2PH" w:id="1240651440"/>
      <w:r w:rsidRPr="002C7E40" w:rsidR="002C7E40">
        <w:rPr>
          <w:rFonts w:ascii="Consolas" w:hAnsi="Consolas" w:eastAsia="Times New Roman" w:cs="Times New Roman"/>
          <w:color w:val="CCCCCC"/>
          <w:kern w:val="0"/>
          <w:sz w:val="21"/>
          <w:szCs w:val="21"/>
          <w:lang w:eastAsia="en-IN"/>
          <w14:ligatures w14:val="none"/>
        </w:rPr>
        <w:t xml:space="preserve">locations[</w:t>
      </w:r>
      <w:bookmarkEnd w:id="1240651440"/>
      <w:r w:rsidRPr="002C7E40" w:rsidR="002C7E40">
        <w:rPr>
          <w:rFonts w:ascii="Consolas" w:hAnsi="Consolas" w:eastAsia="Times New Roman" w:cs="Times New Roman"/>
          <w:color w:val="CCCCCC"/>
          <w:kern w:val="0"/>
          <w:sz w:val="21"/>
          <w:szCs w:val="21"/>
          <w:lang w:eastAsia="en-IN"/>
          <w14:ligatures w14:val="none"/>
        </w:rPr>
        <w:t xml:space="preserve">*]",</w:t>
      </w:r>
    </w:p>
    <w:p w:rsidRPr="002C7E40" w:rsidR="002C7E40" w:rsidP="00D11480" w:rsidRDefault="002C7E40" w14:paraId="54E291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"notEquals": "global"</w:t>
      </w:r>
    </w:p>
    <w:p w:rsidRPr="002C7E40" w:rsidR="002C7E40" w:rsidP="00D11480" w:rsidRDefault="002C7E40" w14:paraId="12E6780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E96901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123628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587C58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4B0FE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7528A14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32C0D34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2A7514C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w:t>
      </w:r>
    </w:p>
    <w:p w:rsidRPr="002C7E40" w:rsidR="002C7E40" w:rsidP="00D11480" w:rsidRDefault="002C7E40" w14:paraId="68AB81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"id": "/providers/Microsoft.Authorization/policyDefinitions/41388f1c-2db0-4c25-95b2-35d7f5ccbfa9",</w:t>
      </w:r>
    </w:p>
    <w:p w:rsidRPr="002C7E40" w:rsidR="002C7E40" w:rsidP="00D11480" w:rsidRDefault="002C7E40" w14:paraId="169C3EB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"type": "Microsoft.Authorization/policyDefinitions",</w:t>
      </w:r>
    </w:p>
    <w:p w:rsidRPr="002C7E40" w:rsidR="002C7E40" w:rsidP="00D11480" w:rsidRDefault="002C7E40" w14:paraId="031FE32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Pr>
          <w:rFonts w:ascii="Consolas" w:hAnsi="Consolas" w:eastAsia="Times New Roman" w:cs="Times New Roman"/>
          <w:color w:val="CCCCCC"/>
          <w:kern w:val="0"/>
          <w:sz w:val="21"/>
          <w:szCs w:val="21"/>
          <w:lang w:eastAsia="en-IN"/>
          <w14:ligatures w14:val="none"/>
        </w:rPr>
        <w:t xml:space="preserve">  "name": "41388f1c-2db0-4c25-95b2-35d7f5ccbfa9"</w:t>
      </w:r>
    </w:p>
    <w:p w:rsidRPr="005D1360" w:rsidR="00C1522B" w:rsidP="00D11480" w:rsidRDefault="002C7E40" w14:paraId="72474659" w14:textId="7959363C">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2C7E40" w:rsidR="002C7E40">
        <w:rPr>
          <w:rFonts w:ascii="Consolas" w:hAnsi="Consolas" w:eastAsia="Times New Roman" w:cs="Times New Roman"/>
          <w:color w:val="CCCCCC"/>
          <w:kern w:val="0"/>
          <w:sz w:val="21"/>
          <w:szCs w:val="21"/>
          <w:lang w:eastAsia="en-IN"/>
          <w14:ligatures w14:val="none"/>
        </w:rPr>
        <w:t>}</w:t>
      </w:r>
    </w:p>
    <w:p w:rsidR="007C0744" w:rsidP="00D11480" w:rsidRDefault="007C0744" w14:paraId="060D98B2" w14:textId="77777777">
      <w:pPr>
        <w:shd w:val="clear" w:color="auto" w:fill="FFFFFF"/>
        <w:spacing w:before="100" w:beforeAutospacing="1" w:after="100" w:afterAutospacing="1" w:line="240" w:lineRule="auto"/>
        <w:jc w:val="both"/>
        <w:rPr>
          <w:rStyle w:val="Heading1Char"/>
          <w:b/>
          <w:bCs/>
        </w:rPr>
      </w:pPr>
    </w:p>
    <w:p w:rsidR="00826013" w:rsidP="6B312BCE" w:rsidRDefault="00826013" w14:paraId="3EF27876" w14:textId="63F2204D">
      <w:pPr>
        <w:shd w:val="clear" w:color="auto" w:fill="FFFFFF" w:themeFill="background1"/>
        <w:spacing w:after="0" w:line="240" w:lineRule="auto"/>
        <w:jc w:val="both"/>
      </w:pPr>
      <w:bookmarkStart w:name="_Toc667863361" w:id="710847562"/>
      <w:r w:rsidRPr="3B099937" w:rsidR="00826013">
        <w:rPr>
          <w:rStyle w:val="Heading1Char"/>
          <w:b w:val="1"/>
          <w:bCs w:val="1"/>
        </w:rPr>
        <w:t>3.5</w:t>
      </w:r>
      <w:r w:rsidRPr="3B099937" w:rsidR="00826013">
        <w:rPr>
          <w:rStyle w:val="Heading1Char"/>
          <w:b w:val="1"/>
          <w:bCs w:val="1"/>
        </w:rPr>
        <w:t xml:space="preserve"> </w:t>
      </w:r>
      <w:r w:rsidRPr="3B099937" w:rsidR="00826013">
        <w:rPr>
          <w:rStyle w:val="Heading1Char"/>
          <w:b w:val="1"/>
          <w:bCs w:val="1"/>
          <w:color w:val="4471C4"/>
        </w:rPr>
        <w:t>Error Details</w:t>
      </w:r>
      <w:bookmarkEnd w:id="710847562"/>
      <w:r w:rsidRPr="3B099937" w:rsidR="00826013">
        <w:rPr>
          <w:b w:val="1"/>
          <w:bCs w:val="1"/>
          <w:color w:val="4471C4"/>
          <w:sz w:val="24"/>
          <w:szCs w:val="24"/>
        </w:rPr>
        <w:t xml:space="preserve"> </w:t>
      </w:r>
      <w:r w:rsidR="001A41FD">
        <w:rPr/>
        <w:t xml:space="preserve">The location of the error details depends on what aspect of Azure Policy </w:t>
      </w:r>
      <w:r w:rsidR="28E1993D">
        <w:rPr/>
        <w:t>you are</w:t>
      </w:r>
      <w:r w:rsidR="001A41FD">
        <w:rPr/>
        <w:t xml:space="preserve"> working with</w:t>
      </w:r>
      <w:r w:rsidR="001A41FD">
        <w:rPr/>
        <w:t xml:space="preserve"> &amp; </w:t>
      </w:r>
      <w:r w:rsidR="001A41FD">
        <w:rPr/>
        <w:t>error summary details.</w:t>
      </w:r>
    </w:p>
    <w:p w:rsidR="002611F5" w:rsidP="00D11480" w:rsidRDefault="002611F5" w14:paraId="6DD5C838" w14:textId="77777777">
      <w:pPr>
        <w:shd w:val="clear" w:color="auto" w:fill="FFFFFF"/>
        <w:spacing w:after="0" w:line="240" w:lineRule="auto"/>
        <w:jc w:val="both"/>
      </w:pPr>
    </w:p>
    <w:p w:rsidR="007516FF" w:rsidP="6B312BCE" w:rsidRDefault="007516FF" w14:paraId="17297F57" w14:textId="233CE36D">
      <w:pPr>
        <w:shd w:val="clear" w:color="auto" w:fill="FFFFFF" w:themeFill="background1"/>
        <w:spacing w:after="0" w:line="240" w:lineRule="auto"/>
        <w:jc w:val="both"/>
      </w:pPr>
      <w:r w:rsidR="002D5B7D">
        <w:drawing>
          <wp:inline wp14:editId="7D3F7A9E" wp14:anchorId="7C80CCD9">
            <wp:extent cx="5745482" cy="2406650"/>
            <wp:effectExtent l="19050" t="19050" r="26670" b="12700"/>
            <wp:docPr id="676937624" name="Picture 1" title=""/>
            <wp:cNvGraphicFramePr>
              <a:graphicFrameLocks noChangeAspect="1"/>
            </wp:cNvGraphicFramePr>
            <a:graphic>
              <a:graphicData uri="http://schemas.openxmlformats.org/drawingml/2006/picture">
                <pic:pic>
                  <pic:nvPicPr>
                    <pic:cNvPr id="0" name="Picture 1"/>
                    <pic:cNvPicPr/>
                  </pic:nvPicPr>
                  <pic:blipFill>
                    <a:blip r:embed="Rc3a9c9f0feb2459a">
                      <a:extLst>
                        <a:ext xmlns:a="http://schemas.openxmlformats.org/drawingml/2006/main" uri="{28A0092B-C50C-407E-A947-70E740481C1C}">
                          <a14:useLocalDpi val="0"/>
                        </a:ext>
                      </a:extLst>
                    </a:blip>
                    <a:stretch>
                      <a:fillRect/>
                    </a:stretch>
                  </pic:blipFill>
                  <pic:spPr>
                    <a:xfrm rot="0" flipH="0" flipV="0">
                      <a:off x="0" y="0"/>
                      <a:ext cx="5745482" cy="2406650"/>
                    </a:xfrm>
                    <a:prstGeom prst="rect">
                      <a:avLst/>
                    </a:prstGeom>
                    <a:ln>
                      <a:solidFill>
                        <a:schemeClr val="accent1"/>
                      </a:solidFill>
                    </a:ln>
                  </pic:spPr>
                </pic:pic>
              </a:graphicData>
            </a:graphic>
          </wp:inline>
        </w:drawing>
      </w:r>
      <w:r w:rsidR="007516FF">
        <w:rPr/>
        <w:t xml:space="preserve">Figure </w:t>
      </w:r>
      <w:r w:rsidR="007516FF">
        <w:rPr/>
        <w:t>1</w:t>
      </w:r>
      <w:r w:rsidR="007516FF">
        <w:rPr/>
        <w:t xml:space="preserve"> </w:t>
      </w:r>
      <w:r w:rsidR="007516FF">
        <w:rPr/>
        <w:t>Error details</w:t>
      </w:r>
    </w:p>
    <w:p w:rsidR="008173E4" w:rsidP="00D11480" w:rsidRDefault="008173E4" w14:paraId="1E4D3945" w14:textId="5980C027">
      <w:pPr>
        <w:shd w:val="clear" w:color="auto" w:fill="FFFFFF"/>
        <w:spacing w:before="100" w:beforeAutospacing="1" w:after="100" w:afterAutospacing="1" w:line="240" w:lineRule="auto"/>
        <w:jc w:val="both"/>
      </w:pPr>
    </w:p>
    <w:p w:rsidR="00AA0A66" w:rsidP="3B099937" w:rsidRDefault="00AB51A4" w14:paraId="03CA724E" w14:textId="363FCFCC">
      <w:pPr>
        <w:shd w:val="clear" w:color="auto" w:fill="FFFFFF" w:themeFill="background1"/>
        <w:spacing w:before="100" w:beforeAutospacing="on" w:after="100" w:afterAutospacing="on" w:line="240" w:lineRule="auto"/>
        <w:jc w:val="both"/>
      </w:pPr>
      <w:bookmarkStart w:name="_Toc887348083" w:id="581129592"/>
      <w:r w:rsidRPr="3B099937" w:rsidR="00AB51A4">
        <w:rPr>
          <w:rStyle w:val="Heading1Char"/>
          <w:b w:val="1"/>
          <w:bCs w:val="1"/>
        </w:rPr>
        <w:t>3.6</w:t>
      </w:r>
      <w:r w:rsidRPr="3B099937" w:rsidR="00AA0A66">
        <w:rPr>
          <w:rStyle w:val="Heading1Char"/>
          <w:b w:val="1"/>
          <w:bCs w:val="1"/>
        </w:rPr>
        <w:t xml:space="preserve"> </w:t>
      </w:r>
      <w:r w:rsidRPr="3B099937" w:rsidR="00AA0A66">
        <w:rPr>
          <w:rStyle w:val="Heading1Char"/>
          <w:b w:val="1"/>
          <w:bCs w:val="1"/>
          <w:color w:val="4472C4" w:themeColor="accent1" w:themeTint="FF" w:themeShade="FF"/>
        </w:rPr>
        <w:t>Exceptions</w:t>
      </w:r>
      <w:bookmarkEnd w:id="581129592"/>
      <w:r w:rsidRPr="3B099937" w:rsidR="00AA0A66">
        <w:rPr>
          <w:rStyle w:val="Heading1Char"/>
          <w:b w:val="1"/>
          <w:bCs w:val="1"/>
        </w:rPr>
        <w:t xml:space="preserve"> </w:t>
      </w:r>
      <w:r w:rsidR="00AA0A66">
        <w:rPr/>
        <w:t>While creating</w:t>
      </w:r>
      <w:r w:rsidR="00AA0A66">
        <w:rPr/>
        <w:t xml:space="preserve"> or after created the policy,</w:t>
      </w:r>
      <w:r w:rsidR="00AA0A66">
        <w:rPr/>
        <w:t xml:space="preserve"> </w:t>
      </w:r>
      <w:r w:rsidR="00AA0A66">
        <w:rPr/>
        <w:t>We</w:t>
      </w:r>
      <w:r w:rsidR="00AA0A66">
        <w:rPr/>
        <w:t xml:space="preserve"> can Exclusions the Subscription/Resource Group/Resource</w:t>
      </w:r>
      <w:r w:rsidR="00AA0A66">
        <w:rPr/>
        <w:t>.</w:t>
      </w:r>
    </w:p>
    <w:p w:rsidRPr="005840F5" w:rsidR="007516FF" w:rsidP="6B312BCE" w:rsidRDefault="007516FF" w14:paraId="5E0D7FDF" w14:textId="73E15062">
      <w:pPr>
        <w:pStyle w:val="Caption"/>
        <w:spacing w:after="0" w:line="240" w:lineRule="auto"/>
        <w:jc w:val="both"/>
      </w:pPr>
      <w:r w:rsidR="00591285">
        <w:drawing>
          <wp:inline wp14:editId="4205BAC8" wp14:anchorId="31623C75">
            <wp:extent cx="5745482" cy="2407285"/>
            <wp:effectExtent l="19050" t="19050" r="26670" b="12065"/>
            <wp:docPr id="1216202448" name="Picture 1" title=""/>
            <wp:cNvGraphicFramePr>
              <a:graphicFrameLocks noChangeAspect="1"/>
            </wp:cNvGraphicFramePr>
            <a:graphic>
              <a:graphicData uri="http://schemas.openxmlformats.org/drawingml/2006/picture">
                <pic:pic>
                  <pic:nvPicPr>
                    <pic:cNvPr id="0" name="Picture 1"/>
                    <pic:cNvPicPr/>
                  </pic:nvPicPr>
                  <pic:blipFill>
                    <a:blip r:embed="Rfd138bb3ff0344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5482" cy="2407285"/>
                    </a:xfrm>
                    <a:prstGeom prst="rect">
                      <a:avLst/>
                    </a:prstGeom>
                    <a:ln>
                      <a:solidFill>
                        <a:schemeClr val="accent1"/>
                      </a:solidFill>
                    </a:ln>
                  </pic:spPr>
                </pic:pic>
              </a:graphicData>
            </a:graphic>
          </wp:inline>
        </w:drawing>
      </w:r>
      <w:r w:rsidRPr="057729BD" w:rsidR="007516FF">
        <w:rPr>
          <w:rFonts w:ascii="Calibri" w:hAnsi="Calibri" w:eastAsia="Calibri" w:cs="Calibri"/>
          <w:i w:val="0"/>
          <w:iCs w:val="0"/>
          <w:sz w:val="22"/>
          <w:szCs w:val="22"/>
          <w:rPrChange w:author="Desai, Ameet" w:date="2023-11-06T16:05:57.27Z" w:id="328407026"/>
        </w:rPr>
        <w:t>Fig</w:t>
      </w:r>
      <w:r w:rsidRPr="057729BD" w:rsidR="007516FF">
        <w:rPr>
          <w:rFonts w:ascii="Calibri" w:hAnsi="Calibri" w:eastAsia="Calibri" w:cs="Calibri"/>
          <w:i w:val="0"/>
          <w:iCs w:val="0"/>
          <w:sz w:val="22"/>
          <w:szCs w:val="22"/>
          <w:rPrChange w:author="Desai, Ameet" w:date="2023-11-06T16:04:59.567Z" w:id="1708231221"/>
        </w:rPr>
        <w:t xml:space="preserve">ure </w:t>
      </w:r>
      <w:r>
        <w:fldChar w:fldCharType="begin"/>
      </w:r>
      <w:r>
        <w:instrText xml:space="preserve"> SEQ Figure \* ARABIC </w:instrText>
      </w:r>
      <w:r>
        <w:fldChar w:fldCharType="separate"/>
      </w:r>
      <w:r w:rsidR="007516FF">
        <w:rPr/>
        <w:t>2</w:t>
      </w:r>
      <w:r>
        <w:fldChar w:fldCharType="end"/>
      </w:r>
      <w:r w:rsidRPr="057729BD" w:rsidR="007516FF">
        <w:rPr>
          <w:rFonts w:ascii="Calibri" w:hAnsi="Calibri" w:eastAsia="Calibri" w:cs="Calibri"/>
          <w:i w:val="0"/>
          <w:iCs w:val="0"/>
          <w:sz w:val="22"/>
          <w:szCs w:val="22"/>
          <w:rPrChange w:author="Desai, Ameet" w:date="2023-11-06T16:05:57.273Z" w:id="529384072"/>
        </w:rPr>
        <w:t xml:space="preserve"> Select the policy, Click on Create Exemption.</w:t>
      </w:r>
    </w:p>
    <w:p w:rsidR="00BC3AA5" w:rsidP="00D11480" w:rsidRDefault="00BC3AA5" w14:paraId="34F8E9DE" w14:textId="77777777">
      <w:pPr>
        <w:shd w:val="clear" w:color="auto" w:fill="FFFFFF"/>
        <w:spacing w:after="0" w:line="240" w:lineRule="auto"/>
        <w:jc w:val="both"/>
      </w:pPr>
    </w:p>
    <w:p w:rsidR="00BC3AA5" w:rsidP="00D11480" w:rsidRDefault="00BC3AA5" w14:paraId="039D9D0C" w14:textId="77777777">
      <w:pPr>
        <w:shd w:val="clear" w:color="auto" w:fill="FFFFFF"/>
        <w:spacing w:after="0" w:line="240" w:lineRule="auto"/>
        <w:jc w:val="both"/>
      </w:pPr>
    </w:p>
    <w:p w:rsidR="00BC3AA5" w:rsidP="00D11480" w:rsidRDefault="00BC3AA5" w14:paraId="6B593DE8" w14:textId="77777777">
      <w:pPr>
        <w:shd w:val="clear" w:color="auto" w:fill="FFFFFF"/>
        <w:spacing w:after="0" w:line="240" w:lineRule="auto"/>
        <w:jc w:val="both"/>
      </w:pPr>
    </w:p>
    <w:p w:rsidR="00BC3AA5" w:rsidP="00D11480" w:rsidRDefault="00BC3AA5" w14:paraId="3CEE4AEF" w14:textId="77777777">
      <w:pPr>
        <w:shd w:val="clear" w:color="auto" w:fill="FFFFFF"/>
        <w:spacing w:after="0" w:line="240" w:lineRule="auto"/>
        <w:jc w:val="both"/>
      </w:pPr>
    </w:p>
    <w:p w:rsidR="00BC3AA5" w:rsidP="00D11480" w:rsidRDefault="00BC3AA5" w14:paraId="2F7F3F49" w14:textId="77777777">
      <w:pPr>
        <w:shd w:val="clear" w:color="auto" w:fill="FFFFFF"/>
        <w:spacing w:after="0" w:line="240" w:lineRule="auto"/>
        <w:jc w:val="both"/>
      </w:pPr>
    </w:p>
    <w:p w:rsidR="00BC3AA5" w:rsidP="00D11480" w:rsidRDefault="00BC3AA5" w14:paraId="33AB87B2" w14:textId="77777777">
      <w:pPr>
        <w:shd w:val="clear" w:color="auto" w:fill="FFFFFF"/>
        <w:spacing w:after="0" w:line="240" w:lineRule="auto"/>
        <w:jc w:val="both"/>
      </w:pPr>
    </w:p>
    <w:p w:rsidR="00BC3AA5" w:rsidP="00D11480" w:rsidRDefault="00BC3AA5" w14:paraId="42DA7D7E" w14:textId="77777777">
      <w:pPr>
        <w:shd w:val="clear" w:color="auto" w:fill="FFFFFF"/>
        <w:spacing w:after="0" w:line="240" w:lineRule="auto"/>
        <w:jc w:val="both"/>
      </w:pPr>
    </w:p>
    <w:p w:rsidR="00BC3AA5" w:rsidP="00D11480" w:rsidRDefault="00BC3AA5" w14:paraId="3BC0BB82" w14:textId="77777777">
      <w:pPr>
        <w:shd w:val="clear" w:color="auto" w:fill="FFFFFF"/>
        <w:spacing w:after="0" w:line="240" w:lineRule="auto"/>
        <w:jc w:val="both"/>
      </w:pPr>
    </w:p>
    <w:p w:rsidR="00BC3AA5" w:rsidP="00D11480" w:rsidRDefault="00BC3AA5" w14:paraId="7A1645A2" w14:textId="77777777">
      <w:pPr>
        <w:shd w:val="clear" w:color="auto" w:fill="FFFFFF"/>
        <w:spacing w:after="0" w:line="240" w:lineRule="auto"/>
        <w:jc w:val="both"/>
      </w:pPr>
    </w:p>
    <w:p w:rsidR="00BC3AA5" w:rsidP="00D11480" w:rsidRDefault="00BC3AA5" w14:paraId="4443C8DB" w14:textId="77777777">
      <w:pPr>
        <w:shd w:val="clear" w:color="auto" w:fill="FFFFFF"/>
        <w:spacing w:after="0" w:line="240" w:lineRule="auto"/>
        <w:jc w:val="both"/>
      </w:pPr>
    </w:p>
    <w:p w:rsidR="00BC3AA5" w:rsidP="00D11480" w:rsidRDefault="00BC3AA5" w14:paraId="7700A2B5" w14:textId="77777777">
      <w:pPr>
        <w:shd w:val="clear" w:color="auto" w:fill="FFFFFF"/>
        <w:spacing w:after="0" w:line="240" w:lineRule="auto"/>
        <w:jc w:val="both"/>
      </w:pPr>
    </w:p>
    <w:p w:rsidRPr="00BC3AA5" w:rsidR="007516FF" w:rsidP="6B312BCE" w:rsidRDefault="007516FF" w14:paraId="68F44AFD" w14:textId="3FC4F0DE">
      <w:pPr>
        <w:keepNext w:val="1"/>
        <w:spacing w:after="0" w:line="240" w:lineRule="auto"/>
        <w:jc w:val="both"/>
      </w:pPr>
      <w:r w:rsidR="00487781">
        <w:drawing>
          <wp:inline wp14:editId="4CD2C69E" wp14:anchorId="2558CA11">
            <wp:extent cx="5745482" cy="4784726"/>
            <wp:effectExtent l="19050" t="19050" r="26670" b="15875"/>
            <wp:docPr id="585981937" name="Picture 1" title=""/>
            <wp:cNvGraphicFramePr>
              <a:graphicFrameLocks noChangeAspect="1"/>
            </wp:cNvGraphicFramePr>
            <a:graphic>
              <a:graphicData uri="http://schemas.openxmlformats.org/drawingml/2006/picture">
                <pic:pic>
                  <pic:nvPicPr>
                    <pic:cNvPr id="0" name="Picture 1"/>
                    <pic:cNvPicPr/>
                  </pic:nvPicPr>
                  <pic:blipFill>
                    <a:blip r:embed="R27d735274a4e4282">
                      <a:extLst>
                        <a:ext xmlns:a="http://schemas.openxmlformats.org/drawingml/2006/main" uri="{28A0092B-C50C-407E-A947-70E740481C1C}">
                          <a14:useLocalDpi val="0"/>
                        </a:ext>
                      </a:extLst>
                    </a:blip>
                    <a:stretch>
                      <a:fillRect/>
                    </a:stretch>
                  </pic:blipFill>
                  <pic:spPr>
                    <a:xfrm rot="0" flipH="0" flipV="0">
                      <a:off x="0" y="0"/>
                      <a:ext cx="5745482" cy="4784726"/>
                    </a:xfrm>
                    <a:prstGeom prst="rect">
                      <a:avLst/>
                    </a:prstGeom>
                    <a:ln>
                      <a:solidFill>
                        <a:schemeClr val="accent1"/>
                      </a:solidFill>
                    </a:ln>
                  </pic:spPr>
                </pic:pic>
              </a:graphicData>
            </a:graphic>
          </wp:inline>
        </w:drawing>
      </w:r>
      <w:r w:rsidR="007516FF">
        <w:rPr/>
        <w:t xml:space="preserve">Figure </w:t>
      </w:r>
      <w:r>
        <w:fldChar w:fldCharType="begin"/>
      </w:r>
      <w:r>
        <w:instrText xml:space="preserve"> SEQ Figure \* ARABIC </w:instrText>
      </w:r>
      <w:r>
        <w:fldChar w:fldCharType="separate"/>
      </w:r>
      <w:r w:rsidR="007516FF">
        <w:rPr/>
        <w:t>3</w:t>
      </w:r>
      <w:r>
        <w:fldChar w:fldCharType="end"/>
      </w:r>
      <w:r w:rsidR="007516FF">
        <w:rPr/>
        <w:t xml:space="preserve"> Select the Exemption Scope (Subscription/ Resource Group / Resource).</w:t>
      </w:r>
    </w:p>
    <w:p w:rsidR="00AA0A66" w:rsidP="00D11480" w:rsidRDefault="00AA0A66" w14:paraId="0106A80A" w14:textId="4276DAFE">
      <w:pPr>
        <w:pStyle w:val="Caption"/>
        <w:jc w:val="both"/>
        <w:rPr>
          <w:i w:val="0"/>
          <w:iCs w:val="0"/>
          <w:sz w:val="22"/>
          <w:szCs w:val="22"/>
        </w:rPr>
      </w:pPr>
    </w:p>
    <w:p w:rsidRPr="00B80B07" w:rsidR="0026274D" w:rsidP="3B099937" w:rsidRDefault="0026274D" w14:paraId="6D15BA7F" w14:textId="20F4E644">
      <w:pPr>
        <w:pStyle w:val="Heading1"/>
        <w:spacing w:after="240"/>
        <w:jc w:val="both"/>
        <w:rPr>
          <w:rFonts w:eastAsia="Calibri" w:eastAsiaTheme="minorAscii"/>
          <w:b w:val="1"/>
          <w:bCs w:val="1"/>
          <w:color w:val="4472C4" w:themeColor="accent1"/>
        </w:rPr>
      </w:pPr>
      <w:bookmarkStart w:name="_Toc1110389417" w:id="204524250"/>
      <w:r w:rsidRPr="3B099937" w:rsidR="0026274D">
        <w:rPr>
          <w:rFonts w:eastAsia="Calibri" w:eastAsiaTheme="minorAscii"/>
          <w:b w:val="1"/>
          <w:bCs w:val="1"/>
          <w:color w:val="000000" w:themeColor="text1" w:themeTint="FF" w:themeShade="FF"/>
        </w:rPr>
        <w:t xml:space="preserve">4. </w:t>
      </w:r>
      <w:r w:rsidRPr="3B099937" w:rsidR="0026274D">
        <w:rPr>
          <w:rFonts w:eastAsia="Calibri" w:eastAsiaTheme="minorAscii"/>
          <w:b w:val="1"/>
          <w:bCs w:val="1"/>
          <w:color w:val="4472C4" w:themeColor="accent1" w:themeTint="FF" w:themeShade="FF"/>
        </w:rPr>
        <w:t xml:space="preserve">Scenario 04 </w:t>
      </w:r>
      <w:r w:rsidRPr="3B099937" w:rsidR="00A8344A">
        <w:rPr>
          <w:rFonts w:eastAsia="Calibri" w:eastAsiaTheme="minorAscii"/>
          <w:b w:val="1"/>
          <w:bCs w:val="1"/>
          <w:color w:val="4472C4" w:themeColor="accent1" w:themeTint="FF" w:themeShade="FF"/>
        </w:rPr>
        <w:t>Azure Monitor log profile should collect logs for categories 'write,' 'delete,' and 'action'.</w:t>
      </w:r>
      <w:bookmarkEnd w:id="204524250"/>
    </w:p>
    <w:p w:rsidR="0026274D" w:rsidP="00D11480" w:rsidRDefault="0026274D" w14:paraId="2DC967DE" w14:textId="237DBBEA">
      <w:pPr>
        <w:pStyle w:val="ListParagraph"/>
        <w:spacing w:after="240"/>
        <w:ind w:left="0"/>
        <w:jc w:val="both"/>
        <w:rPr>
          <w:lang w:val="en-US"/>
        </w:rPr>
      </w:pPr>
      <w:bookmarkStart w:name="_Toc528192419" w:id="1027245405"/>
      <w:r w:rsidRPr="3B099937" w:rsidR="0026274D">
        <w:rPr>
          <w:rStyle w:val="Heading1Char"/>
          <w:b w:val="1"/>
          <w:bCs w:val="1"/>
        </w:rPr>
        <w:t>4.1</w:t>
      </w:r>
      <w:r w:rsidRPr="3B099937" w:rsidR="0026274D">
        <w:rPr>
          <w:rStyle w:val="Heading1Char"/>
          <w:b w:val="1"/>
          <w:bCs w:val="1"/>
        </w:rPr>
        <w:t xml:space="preserve"> </w:t>
      </w:r>
      <w:r w:rsidRPr="3B099937" w:rsidR="0026274D">
        <w:rPr>
          <w:rStyle w:val="Heading1Char"/>
          <w:b w:val="1"/>
          <w:bCs w:val="1"/>
          <w:color w:val="4471C4"/>
        </w:rPr>
        <w:t>Description</w:t>
      </w:r>
      <w:bookmarkEnd w:id="1027245405"/>
      <w:r w:rsidRPr="3B099937" w:rsidR="0026274D">
        <w:rPr>
          <w:rStyle w:val="Heading1Char"/>
          <w:b w:val="1"/>
          <w:bCs w:val="1"/>
        </w:rPr>
        <w:t xml:space="preserve"> </w:t>
      </w:r>
      <w:r w:rsidRPr="3B099937" w:rsidR="00B26B6C">
        <w:rPr>
          <w:lang w:val="en-US"/>
        </w:rPr>
        <w:t xml:space="preserve">This policy ensures that a </w:t>
      </w:r>
      <w:bookmarkStart w:name="_Int_276fPRyL" w:id="580860069"/>
      <w:r w:rsidRPr="3B099937" w:rsidR="00B26B6C">
        <w:rPr>
          <w:lang w:val="en-US"/>
        </w:rPr>
        <w:t>log</w:t>
      </w:r>
      <w:bookmarkEnd w:id="580860069"/>
      <w:r w:rsidRPr="3B099937" w:rsidR="00B26B6C">
        <w:rPr>
          <w:lang w:val="en-US"/>
        </w:rPr>
        <w:t xml:space="preserve"> profile collects logs for categories 'write,' 'delete,' and 'action'</w:t>
      </w:r>
      <w:r w:rsidRPr="3B099937" w:rsidR="004B5EB3">
        <w:rPr>
          <w:lang w:val="en-US"/>
        </w:rPr>
        <w:t>.</w:t>
      </w:r>
    </w:p>
    <w:p w:rsidRPr="005A41E6" w:rsidR="0026274D" w:rsidP="00D11480" w:rsidRDefault="0026274D" w14:paraId="6D056E90" w14:textId="4C57BFAE">
      <w:pPr>
        <w:jc w:val="both"/>
      </w:pPr>
      <w:bookmarkStart w:name="_Toc250059354" w:id="1984194443"/>
      <w:r w:rsidRPr="3B099937" w:rsidR="0026274D">
        <w:rPr>
          <w:rStyle w:val="Heading1Char"/>
          <w:b w:val="1"/>
          <w:bCs w:val="1"/>
        </w:rPr>
        <w:t>4.2</w:t>
      </w:r>
      <w:r w:rsidRPr="3B099937" w:rsidR="0026274D">
        <w:rPr>
          <w:rStyle w:val="Heading1Char"/>
          <w:b w:val="1"/>
          <w:bCs w:val="1"/>
        </w:rPr>
        <w:t xml:space="preserve"> </w:t>
      </w:r>
      <w:r w:rsidRPr="3B099937" w:rsidR="0026274D">
        <w:rPr>
          <w:rStyle w:val="Heading1Char"/>
          <w:b w:val="1"/>
          <w:bCs w:val="1"/>
          <w:color w:val="4471C4"/>
        </w:rPr>
        <w:t>Control Domain</w:t>
      </w:r>
      <w:bookmarkEnd w:id="1984194443"/>
      <w:r w:rsidRPr="3B099937" w:rsidR="0026274D">
        <w:rPr>
          <w:b w:val="1"/>
          <w:bCs w:val="1"/>
          <w:color w:val="4471C4"/>
          <w:sz w:val="24"/>
          <w:szCs w:val="24"/>
        </w:rPr>
        <w:t xml:space="preserve"> </w:t>
      </w:r>
      <w:r w:rsidR="003B132F">
        <w:rPr/>
        <w:t>CIS Microsoft Azure Foundations Benchmark recommendation 5.1.3,</w:t>
      </w:r>
      <w:r w:rsidR="00B837C5">
        <w:rPr/>
        <w:t xml:space="preserve"> CMMC L3 SI.2.217, </w:t>
      </w:r>
      <w:r w:rsidR="001C4E34">
        <w:rPr/>
        <w:t>1219.09ab3System.10-</w:t>
      </w:r>
      <w:bookmarkStart w:name="_Int_6WSOQBAS" w:id="839891499"/>
      <w:r w:rsidR="001C4E34">
        <w:rPr/>
        <w:t>09.ab</w:t>
      </w:r>
      <w:bookmarkEnd w:id="839891499"/>
      <w:r w:rsidR="00933400">
        <w:rPr/>
        <w:t>(HIPAA HITRUST 9.2)</w:t>
      </w:r>
      <w:r w:rsidR="00DC4CF3">
        <w:rPr/>
        <w:t>.</w:t>
      </w:r>
    </w:p>
    <w:p w:rsidR="008358F4" w:rsidP="6B312BCE" w:rsidRDefault="0026274D" w14:paraId="7D0179AB" w14:textId="77D32534">
      <w:pPr>
        <w:shd w:val="clear" w:color="auto" w:fill="FFFFFF" w:themeFill="background1"/>
        <w:spacing w:before="100" w:beforeAutospacing="on" w:after="100" w:afterAutospacing="on" w:line="240" w:lineRule="auto"/>
        <w:jc w:val="both"/>
      </w:pPr>
      <w:bookmarkStart w:name="_Toc2069157383" w:id="1462681012"/>
      <w:r w:rsidRPr="3B099937" w:rsidR="0026274D">
        <w:rPr>
          <w:rStyle w:val="Heading1Char"/>
          <w:b w:val="1"/>
          <w:bCs w:val="1"/>
        </w:rPr>
        <w:t>4.3</w:t>
      </w:r>
      <w:r w:rsidRPr="3B099937" w:rsidR="0026274D">
        <w:rPr>
          <w:rStyle w:val="Heading1Char"/>
          <w:b w:val="1"/>
          <w:bCs w:val="1"/>
        </w:rPr>
        <w:t xml:space="preserve"> </w:t>
      </w:r>
      <w:r w:rsidRPr="3B099937" w:rsidR="0026274D">
        <w:rPr>
          <w:rStyle w:val="Heading1Char"/>
          <w:b w:val="1"/>
          <w:bCs w:val="1"/>
          <w:color w:val="4471C4"/>
        </w:rPr>
        <w:t>Non-Compliance Message</w:t>
      </w:r>
      <w:bookmarkEnd w:id="1462681012"/>
      <w:r w:rsidRPr="3B099937" w:rsidR="0026274D">
        <w:rPr>
          <w:rStyle w:val="Heading1Char"/>
          <w:color w:val="4471C4"/>
        </w:rPr>
        <w:t xml:space="preserve"> </w:t>
      </w:r>
      <w:r w:rsidR="008358F4">
        <w:rPr/>
        <w:t xml:space="preserve">In accordance with ELC IT-Security Compliance &amp; Azure Benchmark, it is recommended that Azure Monitor log profile should collect logs for categories 'write,' 'delete,' and 'action'. Please Notify to 'elcitprod@service-now.com' for any non-compliance or </w:t>
      </w:r>
      <w:r w:rsidR="008358F4">
        <w:rPr/>
        <w:t>assistance</w:t>
      </w:r>
      <w:r w:rsidR="008358F4">
        <w:rPr/>
        <w:t xml:space="preserve"> </w:t>
      </w:r>
      <w:r w:rsidR="008358F4">
        <w:rPr/>
        <w:t>required</w:t>
      </w:r>
      <w:r w:rsidR="008358F4">
        <w:rPr/>
        <w:t>.</w:t>
      </w:r>
    </w:p>
    <w:p w:rsidR="6B312BCE" w:rsidP="6B312BCE" w:rsidRDefault="6B312BCE" w14:paraId="65780605" w14:textId="67479AD8">
      <w:pPr>
        <w:pStyle w:val="Normal"/>
        <w:shd w:val="clear" w:color="auto" w:fill="FFFFFF" w:themeFill="background1"/>
        <w:spacing w:beforeAutospacing="on" w:afterAutospacing="on" w:line="240" w:lineRule="auto"/>
        <w:jc w:val="both"/>
      </w:pPr>
    </w:p>
    <w:p w:rsidR="0026274D" w:rsidP="00D11480" w:rsidRDefault="0026274D" w14:paraId="4455D064" w14:textId="6E055601">
      <w:pPr>
        <w:shd w:val="clear" w:color="auto" w:fill="FFFFFF"/>
        <w:spacing w:before="100" w:beforeAutospacing="1" w:after="100" w:afterAutospacing="1" w:line="240" w:lineRule="auto"/>
        <w:jc w:val="both"/>
        <w:rPr>
          <w:b/>
          <w:bCs/>
        </w:rPr>
      </w:pPr>
      <w:r>
        <w:rPr>
          <w:b/>
          <w:bCs/>
        </w:rPr>
        <w:t>4.4</w:t>
      </w:r>
      <w:r w:rsidRPr="00962D82">
        <w:rPr>
          <w:b/>
          <w:bCs/>
        </w:rPr>
        <w:t xml:space="preserve"> </w:t>
      </w:r>
      <w:r w:rsidRPr="00B80B07">
        <w:rPr>
          <w:b/>
          <w:bCs/>
          <w:color w:val="4472C4" w:themeColor="accent1"/>
        </w:rPr>
        <w:t xml:space="preserve">Policy </w:t>
      </w:r>
      <w:r w:rsidRPr="00B80B07" w:rsidR="004152A8">
        <w:rPr>
          <w:b/>
          <w:bCs/>
          <w:color w:val="4472C4" w:themeColor="accent1"/>
        </w:rPr>
        <w:t>Definition</w:t>
      </w:r>
    </w:p>
    <w:p w:rsidRPr="00826EA4" w:rsidR="00826EA4" w:rsidP="00D11480" w:rsidRDefault="0026274D" w14:paraId="0B780876" w14:textId="405DBFB6">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5D1360">
        <w:rPr>
          <w:rFonts w:ascii="Consolas" w:hAnsi="Consolas" w:eastAsia="Times New Roman" w:cs="Times New Roman"/>
          <w:color w:val="CCCCCC"/>
          <w:kern w:val="0"/>
          <w:sz w:val="21"/>
          <w:szCs w:val="21"/>
          <w:lang w:eastAsia="en-IN"/>
          <w14:ligatures w14:val="none"/>
        </w:rPr>
        <w:t>{</w:t>
      </w:r>
    </w:p>
    <w:p w:rsidRPr="00826EA4" w:rsidR="00826EA4" w:rsidP="00D11480" w:rsidRDefault="00826EA4" w14:paraId="16E9610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"properties": {</w:t>
      </w:r>
    </w:p>
    <w:p w:rsidRPr="00826EA4" w:rsidR="00826EA4" w:rsidP="00D11480" w:rsidRDefault="00826EA4" w14:paraId="123CDC7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"displayName": "Azure Monitor log profile should collect logs for categories 'write,' 'delete,' and 'action'",</w:t>
      </w:r>
    </w:p>
    <w:p w:rsidRPr="00826EA4" w:rsidR="00826EA4" w:rsidP="00D11480" w:rsidRDefault="00826EA4" w14:paraId="43E238D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"policyType": "BuiltIn",</w:t>
      </w:r>
    </w:p>
    <w:p w:rsidRPr="00826EA4" w:rsidR="00826EA4" w:rsidP="00D11480" w:rsidRDefault="00826EA4" w14:paraId="58AB5CC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"mode": "All",</w:t>
      </w:r>
    </w:p>
    <w:p w:rsidRPr="00826EA4" w:rsidR="00826EA4" w:rsidP="00D11480" w:rsidRDefault="00826EA4" w14:paraId="4112515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sidR="00826EA4">
        <w:rPr>
          <w:rFonts w:ascii="Consolas" w:hAnsi="Consolas" w:eastAsia="Times New Roman" w:cs="Times New Roman"/>
          <w:color w:val="CCCCCC"/>
          <w:kern w:val="0"/>
          <w:sz w:val="21"/>
          <w:szCs w:val="21"/>
          <w:lang w:eastAsia="en-IN"/>
          <w14:ligatures w14:val="none"/>
        </w:rPr>
        <w:t xml:space="preserve">    "description": "This policy ensures that a </w:t>
      </w:r>
      <w:bookmarkStart w:name="_Int_87iX2Ig0" w:id="1809458093"/>
      <w:r w:rsidRPr="00826EA4" w:rsidR="00826EA4">
        <w:rPr>
          <w:rFonts w:ascii="Consolas" w:hAnsi="Consolas" w:eastAsia="Times New Roman" w:cs="Times New Roman"/>
          <w:color w:val="CCCCCC"/>
          <w:kern w:val="0"/>
          <w:sz w:val="21"/>
          <w:szCs w:val="21"/>
          <w:lang w:eastAsia="en-IN"/>
          <w14:ligatures w14:val="none"/>
        </w:rPr>
        <w:t xml:space="preserve">log</w:t>
      </w:r>
      <w:bookmarkEnd w:id="1809458093"/>
      <w:r w:rsidRPr="00826EA4" w:rsidR="00826EA4">
        <w:rPr>
          <w:rFonts w:ascii="Consolas" w:hAnsi="Consolas" w:eastAsia="Times New Roman" w:cs="Times New Roman"/>
          <w:color w:val="CCCCCC"/>
          <w:kern w:val="0"/>
          <w:sz w:val="21"/>
          <w:szCs w:val="21"/>
          <w:lang w:eastAsia="en-IN"/>
          <w14:ligatures w14:val="none"/>
        </w:rPr>
        <w:t xml:space="preserve"> profile collects logs for categories 'write,' 'delete,' and 'action'",</w:t>
      </w:r>
    </w:p>
    <w:p w:rsidRPr="00826EA4" w:rsidR="00826EA4" w:rsidP="00D11480" w:rsidRDefault="00826EA4" w14:paraId="76C7991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"metadata": {</w:t>
      </w:r>
    </w:p>
    <w:p w:rsidRPr="00826EA4" w:rsidR="00826EA4" w:rsidP="00D11480" w:rsidRDefault="00826EA4" w14:paraId="624A39A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"version": "1.0.0",</w:t>
      </w:r>
    </w:p>
    <w:p w:rsidRPr="00826EA4" w:rsidR="00826EA4" w:rsidP="00D11480" w:rsidRDefault="00826EA4" w14:paraId="54921A5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"category": "Monitoring"</w:t>
      </w:r>
    </w:p>
    <w:p w:rsidRPr="00826EA4" w:rsidR="00826EA4" w:rsidP="00D11480" w:rsidRDefault="00826EA4" w14:paraId="0408C28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5F1AE5B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"parameters": {</w:t>
      </w:r>
    </w:p>
    <w:p w:rsidRPr="00826EA4" w:rsidR="00826EA4" w:rsidP="00D11480" w:rsidRDefault="00826EA4" w14:paraId="25EAA9C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"effect": {</w:t>
      </w:r>
    </w:p>
    <w:p w:rsidRPr="00826EA4" w:rsidR="00826EA4" w:rsidP="00D11480" w:rsidRDefault="00826EA4" w14:paraId="3680993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"type": "String",</w:t>
      </w:r>
    </w:p>
    <w:p w:rsidRPr="00826EA4" w:rsidR="00826EA4" w:rsidP="00D11480" w:rsidRDefault="00826EA4" w14:paraId="7E822C2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"metadata": {</w:t>
      </w:r>
    </w:p>
    <w:p w:rsidRPr="00826EA4" w:rsidR="00826EA4" w:rsidP="00D11480" w:rsidRDefault="00826EA4" w14:paraId="62E544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"displayName": "Effect",</w:t>
      </w:r>
    </w:p>
    <w:p w:rsidRPr="00826EA4" w:rsidR="00826EA4" w:rsidP="00D11480" w:rsidRDefault="00826EA4" w14:paraId="106F119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826EA4" w:rsidR="00826EA4" w:rsidP="00D11480" w:rsidRDefault="00826EA4" w14:paraId="10019F6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294DD17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"allowedValues": [</w:t>
      </w:r>
    </w:p>
    <w:p w:rsidRPr="00826EA4" w:rsidR="00826EA4" w:rsidP="00D11480" w:rsidRDefault="00826EA4" w14:paraId="2969BD4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"AuditIfNotExists",</w:t>
      </w:r>
    </w:p>
    <w:p w:rsidRPr="00826EA4" w:rsidR="00826EA4" w:rsidP="00D11480" w:rsidRDefault="00826EA4" w14:paraId="588E96E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"Disabled"</w:t>
      </w:r>
    </w:p>
    <w:p w:rsidRPr="00826EA4" w:rsidR="00826EA4" w:rsidP="00D11480" w:rsidRDefault="00826EA4" w14:paraId="71409E9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571021C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"defaultValue": "AuditIfNotExists"</w:t>
      </w:r>
    </w:p>
    <w:p w:rsidRPr="00826EA4" w:rsidR="00826EA4" w:rsidP="00D11480" w:rsidRDefault="00826EA4" w14:paraId="20ECA7E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31F3511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5E7AD45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"policyRule": {</w:t>
      </w:r>
    </w:p>
    <w:p w:rsidRPr="00826EA4" w:rsidR="00826EA4" w:rsidP="00D11480" w:rsidRDefault="00826EA4" w14:paraId="2930160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"if": {</w:t>
      </w:r>
    </w:p>
    <w:p w:rsidRPr="00826EA4" w:rsidR="00826EA4" w:rsidP="00D11480" w:rsidRDefault="00826EA4" w14:paraId="34C99B8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"field": "type",</w:t>
      </w:r>
    </w:p>
    <w:p w:rsidRPr="00826EA4" w:rsidR="00826EA4" w:rsidP="00D11480" w:rsidRDefault="00826EA4" w14:paraId="356152F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"equals": "Microsoft.Resources/subscriptions"</w:t>
      </w:r>
    </w:p>
    <w:p w:rsidRPr="00826EA4" w:rsidR="00826EA4" w:rsidP="00D11480" w:rsidRDefault="00826EA4" w14:paraId="71B92A1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6790BC6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"then": {</w:t>
      </w:r>
    </w:p>
    <w:p w:rsidRPr="00826EA4" w:rsidR="00826EA4" w:rsidP="00D11480" w:rsidRDefault="00826EA4" w14:paraId="3699760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"effect": "[parameters('effect')]",</w:t>
      </w:r>
    </w:p>
    <w:p w:rsidRPr="00826EA4" w:rsidR="00826EA4" w:rsidP="00D11480" w:rsidRDefault="00826EA4" w14:paraId="385252A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"details": {</w:t>
      </w:r>
    </w:p>
    <w:p w:rsidRPr="00826EA4" w:rsidR="00826EA4" w:rsidP="00D11480" w:rsidRDefault="00826EA4" w14:paraId="493A5FA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"type": "Microsoft.Insights/logprofiles",</w:t>
      </w:r>
    </w:p>
    <w:p w:rsidRPr="00826EA4" w:rsidR="00826EA4" w:rsidP="00D11480" w:rsidRDefault="00826EA4" w14:paraId="5F75963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"existenceCondition": {</w:t>
      </w:r>
    </w:p>
    <w:p w:rsidRPr="00826EA4" w:rsidR="00826EA4" w:rsidP="00D11480" w:rsidRDefault="00826EA4" w14:paraId="3D0F929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"allOf": [</w:t>
      </w:r>
    </w:p>
    <w:p w:rsidRPr="00826EA4" w:rsidR="00826EA4" w:rsidP="00D11480" w:rsidRDefault="00826EA4" w14:paraId="1976AA6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78750B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"not": {</w:t>
      </w:r>
    </w:p>
    <w:p w:rsidRPr="00826EA4" w:rsidR="00826EA4" w:rsidP="00D11480" w:rsidRDefault="00826EA4" w14:paraId="3D363B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sidR="00826EA4">
        <w:rPr>
          <w:rFonts w:ascii="Consolas" w:hAnsi="Consolas" w:eastAsia="Times New Roman" w:cs="Times New Roman"/>
          <w:color w:val="CCCCCC"/>
          <w:kern w:val="0"/>
          <w:sz w:val="21"/>
          <w:szCs w:val="21"/>
          <w:lang w:eastAsia="en-IN"/>
          <w14:ligatures w14:val="none"/>
        </w:rPr>
        <w:t xml:space="preserve">                  "field": "</w:t>
      </w:r>
      <w:r w:rsidRPr="00826EA4" w:rsidR="00826EA4">
        <w:rPr>
          <w:rFonts w:ascii="Consolas" w:hAnsi="Consolas" w:eastAsia="Times New Roman" w:cs="Times New Roman"/>
          <w:color w:val="CCCCCC"/>
          <w:kern w:val="0"/>
          <w:sz w:val="21"/>
          <w:szCs w:val="21"/>
          <w:lang w:eastAsia="en-IN"/>
          <w14:ligatures w14:val="none"/>
        </w:rPr>
        <w:t xml:space="preserve">Microsoft.Insights</w:t>
      </w:r>
      <w:r w:rsidRPr="00826EA4" w:rsidR="00826EA4">
        <w:rPr>
          <w:rFonts w:ascii="Consolas" w:hAnsi="Consolas" w:eastAsia="Times New Roman" w:cs="Times New Roman"/>
          <w:color w:val="CCCCCC"/>
          <w:kern w:val="0"/>
          <w:sz w:val="21"/>
          <w:szCs w:val="21"/>
          <w:lang w:eastAsia="en-IN"/>
          <w14:ligatures w14:val="none"/>
        </w:rPr>
        <w:t xml:space="preserve">/</w:t>
      </w:r>
      <w:r w:rsidRPr="00826EA4" w:rsidR="00826EA4">
        <w:rPr>
          <w:rFonts w:ascii="Consolas" w:hAnsi="Consolas" w:eastAsia="Times New Roman" w:cs="Times New Roman"/>
          <w:color w:val="CCCCCC"/>
          <w:kern w:val="0"/>
          <w:sz w:val="21"/>
          <w:szCs w:val="21"/>
          <w:lang w:eastAsia="en-IN"/>
          <w14:ligatures w14:val="none"/>
        </w:rPr>
        <w:t xml:space="preserve">logProfiles</w:t>
      </w:r>
      <w:r w:rsidRPr="00826EA4" w:rsidR="00826EA4">
        <w:rPr>
          <w:rFonts w:ascii="Consolas" w:hAnsi="Consolas" w:eastAsia="Times New Roman" w:cs="Times New Roman"/>
          <w:color w:val="CCCCCC"/>
          <w:kern w:val="0"/>
          <w:sz w:val="21"/>
          <w:szCs w:val="21"/>
          <w:lang w:eastAsia="en-IN"/>
          <w14:ligatures w14:val="none"/>
        </w:rPr>
        <w:t xml:space="preserve">/</w:t>
      </w:r>
      <w:bookmarkStart w:name="_Int_rQT3SEjc" w:id="1123807331"/>
      <w:r w:rsidRPr="00826EA4" w:rsidR="00826EA4">
        <w:rPr>
          <w:rFonts w:ascii="Consolas" w:hAnsi="Consolas" w:eastAsia="Times New Roman" w:cs="Times New Roman"/>
          <w:color w:val="CCCCCC"/>
          <w:kern w:val="0"/>
          <w:sz w:val="21"/>
          <w:szCs w:val="21"/>
          <w:lang w:eastAsia="en-IN"/>
          <w14:ligatures w14:val="none"/>
        </w:rPr>
        <w:t xml:space="preserve">categories[</w:t>
      </w:r>
      <w:bookmarkEnd w:id="1123807331"/>
      <w:r w:rsidRPr="00826EA4" w:rsidR="00826EA4">
        <w:rPr>
          <w:rFonts w:ascii="Consolas" w:hAnsi="Consolas" w:eastAsia="Times New Roman" w:cs="Times New Roman"/>
          <w:color w:val="CCCCCC"/>
          <w:kern w:val="0"/>
          <w:sz w:val="21"/>
          <w:szCs w:val="21"/>
          <w:lang w:eastAsia="en-IN"/>
          <w14:ligatures w14:val="none"/>
        </w:rPr>
        <w:t xml:space="preserve">*]",</w:t>
      </w:r>
    </w:p>
    <w:p w:rsidRPr="00826EA4" w:rsidR="00826EA4" w:rsidP="00D11480" w:rsidRDefault="00826EA4" w14:paraId="6487446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"notEquals": "Write"</w:t>
      </w:r>
    </w:p>
    <w:p w:rsidRPr="00826EA4" w:rsidR="00826EA4" w:rsidP="00D11480" w:rsidRDefault="00826EA4" w14:paraId="3458982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45D1335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05AB1BB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105251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"not": {</w:t>
      </w:r>
    </w:p>
    <w:p w:rsidRPr="00826EA4" w:rsidR="00826EA4" w:rsidP="00D11480" w:rsidRDefault="00826EA4" w14:paraId="40FA8F4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sidR="00826EA4">
        <w:rPr>
          <w:rFonts w:ascii="Consolas" w:hAnsi="Consolas" w:eastAsia="Times New Roman" w:cs="Times New Roman"/>
          <w:color w:val="CCCCCC"/>
          <w:kern w:val="0"/>
          <w:sz w:val="21"/>
          <w:szCs w:val="21"/>
          <w:lang w:eastAsia="en-IN"/>
          <w14:ligatures w14:val="none"/>
        </w:rPr>
        <w:t xml:space="preserve">                  "field": "</w:t>
      </w:r>
      <w:r w:rsidRPr="00826EA4" w:rsidR="00826EA4">
        <w:rPr>
          <w:rFonts w:ascii="Consolas" w:hAnsi="Consolas" w:eastAsia="Times New Roman" w:cs="Times New Roman"/>
          <w:color w:val="CCCCCC"/>
          <w:kern w:val="0"/>
          <w:sz w:val="21"/>
          <w:szCs w:val="21"/>
          <w:lang w:eastAsia="en-IN"/>
          <w14:ligatures w14:val="none"/>
        </w:rPr>
        <w:t xml:space="preserve">Microsoft.Insights</w:t>
      </w:r>
      <w:r w:rsidRPr="00826EA4" w:rsidR="00826EA4">
        <w:rPr>
          <w:rFonts w:ascii="Consolas" w:hAnsi="Consolas" w:eastAsia="Times New Roman" w:cs="Times New Roman"/>
          <w:color w:val="CCCCCC"/>
          <w:kern w:val="0"/>
          <w:sz w:val="21"/>
          <w:szCs w:val="21"/>
          <w:lang w:eastAsia="en-IN"/>
          <w14:ligatures w14:val="none"/>
        </w:rPr>
        <w:t xml:space="preserve">/</w:t>
      </w:r>
      <w:r w:rsidRPr="00826EA4" w:rsidR="00826EA4">
        <w:rPr>
          <w:rFonts w:ascii="Consolas" w:hAnsi="Consolas" w:eastAsia="Times New Roman" w:cs="Times New Roman"/>
          <w:color w:val="CCCCCC"/>
          <w:kern w:val="0"/>
          <w:sz w:val="21"/>
          <w:szCs w:val="21"/>
          <w:lang w:eastAsia="en-IN"/>
          <w14:ligatures w14:val="none"/>
        </w:rPr>
        <w:t xml:space="preserve">logProfiles</w:t>
      </w:r>
      <w:r w:rsidRPr="00826EA4" w:rsidR="00826EA4">
        <w:rPr>
          <w:rFonts w:ascii="Consolas" w:hAnsi="Consolas" w:eastAsia="Times New Roman" w:cs="Times New Roman"/>
          <w:color w:val="CCCCCC"/>
          <w:kern w:val="0"/>
          <w:sz w:val="21"/>
          <w:szCs w:val="21"/>
          <w:lang w:eastAsia="en-IN"/>
          <w14:ligatures w14:val="none"/>
        </w:rPr>
        <w:t xml:space="preserve">/</w:t>
      </w:r>
      <w:bookmarkStart w:name="_Int_IKKyN7lE" w:id="1933185903"/>
      <w:r w:rsidRPr="00826EA4" w:rsidR="00826EA4">
        <w:rPr>
          <w:rFonts w:ascii="Consolas" w:hAnsi="Consolas" w:eastAsia="Times New Roman" w:cs="Times New Roman"/>
          <w:color w:val="CCCCCC"/>
          <w:kern w:val="0"/>
          <w:sz w:val="21"/>
          <w:szCs w:val="21"/>
          <w:lang w:eastAsia="en-IN"/>
          <w14:ligatures w14:val="none"/>
        </w:rPr>
        <w:t xml:space="preserve">categories[</w:t>
      </w:r>
      <w:bookmarkEnd w:id="1933185903"/>
      <w:r w:rsidRPr="00826EA4" w:rsidR="00826EA4">
        <w:rPr>
          <w:rFonts w:ascii="Consolas" w:hAnsi="Consolas" w:eastAsia="Times New Roman" w:cs="Times New Roman"/>
          <w:color w:val="CCCCCC"/>
          <w:kern w:val="0"/>
          <w:sz w:val="21"/>
          <w:szCs w:val="21"/>
          <w:lang w:eastAsia="en-IN"/>
          <w14:ligatures w14:val="none"/>
        </w:rPr>
        <w:t xml:space="preserve">*]",</w:t>
      </w:r>
    </w:p>
    <w:p w:rsidRPr="00826EA4" w:rsidR="00826EA4" w:rsidP="00D11480" w:rsidRDefault="00826EA4" w14:paraId="67581AB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"notEquals": "Delete"</w:t>
      </w:r>
    </w:p>
    <w:p w:rsidRPr="00826EA4" w:rsidR="00826EA4" w:rsidP="00D11480" w:rsidRDefault="00826EA4" w14:paraId="3A05E2F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0EE089E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57162B0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087E289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"not": {</w:t>
      </w:r>
    </w:p>
    <w:p w:rsidRPr="00826EA4" w:rsidR="00826EA4" w:rsidP="00D11480" w:rsidRDefault="00826EA4" w14:paraId="6AE7789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sidR="00826EA4">
        <w:rPr>
          <w:rFonts w:ascii="Consolas" w:hAnsi="Consolas" w:eastAsia="Times New Roman" w:cs="Times New Roman"/>
          <w:color w:val="CCCCCC"/>
          <w:kern w:val="0"/>
          <w:sz w:val="21"/>
          <w:szCs w:val="21"/>
          <w:lang w:eastAsia="en-IN"/>
          <w14:ligatures w14:val="none"/>
        </w:rPr>
        <w:t xml:space="preserve">                  "field": "</w:t>
      </w:r>
      <w:r w:rsidRPr="00826EA4" w:rsidR="00826EA4">
        <w:rPr>
          <w:rFonts w:ascii="Consolas" w:hAnsi="Consolas" w:eastAsia="Times New Roman" w:cs="Times New Roman"/>
          <w:color w:val="CCCCCC"/>
          <w:kern w:val="0"/>
          <w:sz w:val="21"/>
          <w:szCs w:val="21"/>
          <w:lang w:eastAsia="en-IN"/>
          <w14:ligatures w14:val="none"/>
        </w:rPr>
        <w:t xml:space="preserve">Microsoft.Insights</w:t>
      </w:r>
      <w:r w:rsidRPr="00826EA4" w:rsidR="00826EA4">
        <w:rPr>
          <w:rFonts w:ascii="Consolas" w:hAnsi="Consolas" w:eastAsia="Times New Roman" w:cs="Times New Roman"/>
          <w:color w:val="CCCCCC"/>
          <w:kern w:val="0"/>
          <w:sz w:val="21"/>
          <w:szCs w:val="21"/>
          <w:lang w:eastAsia="en-IN"/>
          <w14:ligatures w14:val="none"/>
        </w:rPr>
        <w:t xml:space="preserve">/</w:t>
      </w:r>
      <w:r w:rsidRPr="00826EA4" w:rsidR="00826EA4">
        <w:rPr>
          <w:rFonts w:ascii="Consolas" w:hAnsi="Consolas" w:eastAsia="Times New Roman" w:cs="Times New Roman"/>
          <w:color w:val="CCCCCC"/>
          <w:kern w:val="0"/>
          <w:sz w:val="21"/>
          <w:szCs w:val="21"/>
          <w:lang w:eastAsia="en-IN"/>
          <w14:ligatures w14:val="none"/>
        </w:rPr>
        <w:t xml:space="preserve">logProfiles</w:t>
      </w:r>
      <w:r w:rsidRPr="00826EA4" w:rsidR="00826EA4">
        <w:rPr>
          <w:rFonts w:ascii="Consolas" w:hAnsi="Consolas" w:eastAsia="Times New Roman" w:cs="Times New Roman"/>
          <w:color w:val="CCCCCC"/>
          <w:kern w:val="0"/>
          <w:sz w:val="21"/>
          <w:szCs w:val="21"/>
          <w:lang w:eastAsia="en-IN"/>
          <w14:ligatures w14:val="none"/>
        </w:rPr>
        <w:t xml:space="preserve">/</w:t>
      </w:r>
      <w:bookmarkStart w:name="_Int_eg2GpExn" w:id="1034063123"/>
      <w:r w:rsidRPr="00826EA4" w:rsidR="00826EA4">
        <w:rPr>
          <w:rFonts w:ascii="Consolas" w:hAnsi="Consolas" w:eastAsia="Times New Roman" w:cs="Times New Roman"/>
          <w:color w:val="CCCCCC"/>
          <w:kern w:val="0"/>
          <w:sz w:val="21"/>
          <w:szCs w:val="21"/>
          <w:lang w:eastAsia="en-IN"/>
          <w14:ligatures w14:val="none"/>
        </w:rPr>
        <w:t xml:space="preserve">categories[</w:t>
      </w:r>
      <w:bookmarkEnd w:id="1034063123"/>
      <w:r w:rsidRPr="00826EA4" w:rsidR="00826EA4">
        <w:rPr>
          <w:rFonts w:ascii="Consolas" w:hAnsi="Consolas" w:eastAsia="Times New Roman" w:cs="Times New Roman"/>
          <w:color w:val="CCCCCC"/>
          <w:kern w:val="0"/>
          <w:sz w:val="21"/>
          <w:szCs w:val="21"/>
          <w:lang w:eastAsia="en-IN"/>
          <w14:ligatures w14:val="none"/>
        </w:rPr>
        <w:t xml:space="preserve">*]",</w:t>
      </w:r>
    </w:p>
    <w:p w:rsidRPr="00826EA4" w:rsidR="00826EA4" w:rsidP="00D11480" w:rsidRDefault="00826EA4" w14:paraId="4D0A86A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"notEquals": "Action"</w:t>
      </w:r>
    </w:p>
    <w:p w:rsidRPr="00826EA4" w:rsidR="00826EA4" w:rsidP="00D11480" w:rsidRDefault="00826EA4" w14:paraId="27DDC03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0123D34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566C0CD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0A35CF6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4D6371C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7B1179D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687C526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0471E18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w:t>
      </w:r>
    </w:p>
    <w:p w:rsidRPr="00826EA4" w:rsidR="00826EA4" w:rsidP="00D11480" w:rsidRDefault="00826EA4" w14:paraId="1FE4F28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"id": "/providers/Microsoft.Authorization/policyDefinitions/1a4e592a-6a6e-44a5-9814-e36264ca96e7",</w:t>
      </w:r>
    </w:p>
    <w:p w:rsidRPr="00826EA4" w:rsidR="00826EA4" w:rsidP="00D11480" w:rsidRDefault="00826EA4" w14:paraId="2D38BE4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"type": "Microsoft.Authorization/policyDefinitions",</w:t>
      </w:r>
    </w:p>
    <w:p w:rsidRPr="00826EA4" w:rsidR="00826EA4" w:rsidP="00D11480" w:rsidRDefault="00826EA4" w14:paraId="74E9254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 xml:space="preserve">  "name": "1a4e592a-6a6e-44a5-9814-e36264ca96e7"</w:t>
      </w:r>
    </w:p>
    <w:p w:rsidRPr="005D1360" w:rsidR="0026274D" w:rsidP="00D11480" w:rsidRDefault="00826EA4" w14:paraId="25758F01" w14:textId="7C52D760">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826EA4">
        <w:rPr>
          <w:rFonts w:ascii="Consolas" w:hAnsi="Consolas" w:eastAsia="Times New Roman" w:cs="Times New Roman"/>
          <w:color w:val="CCCCCC"/>
          <w:kern w:val="0"/>
          <w:sz w:val="21"/>
          <w:szCs w:val="21"/>
          <w:lang w:eastAsia="en-IN"/>
          <w14:ligatures w14:val="none"/>
        </w:rPr>
        <w:t>}</w:t>
      </w:r>
    </w:p>
    <w:p w:rsidR="0026274D" w:rsidP="00D11480" w:rsidRDefault="0026274D" w14:paraId="29FBDEC0" w14:textId="77777777">
      <w:pPr>
        <w:jc w:val="both"/>
      </w:pPr>
    </w:p>
    <w:p w:rsidR="0026274D" w:rsidP="6B312BCE" w:rsidRDefault="0026274D" w14:paraId="3E9D26DE" w14:textId="156AB7D5">
      <w:pPr>
        <w:shd w:val="clear" w:color="auto" w:fill="FFFFFF" w:themeFill="background1"/>
        <w:spacing w:after="0" w:line="240" w:lineRule="auto"/>
        <w:jc w:val="both"/>
      </w:pPr>
      <w:bookmarkStart w:name="_Toc1300378052" w:id="822742359"/>
      <w:r w:rsidRPr="3B099937" w:rsidR="0026274D">
        <w:rPr>
          <w:rStyle w:val="Heading1Char"/>
          <w:b w:val="1"/>
          <w:bCs w:val="1"/>
        </w:rPr>
        <w:t>4.5</w:t>
      </w:r>
      <w:r w:rsidRPr="3B099937" w:rsidR="0026274D">
        <w:rPr>
          <w:rStyle w:val="Heading1Char"/>
          <w:b w:val="1"/>
          <w:bCs w:val="1"/>
        </w:rPr>
        <w:t xml:space="preserve"> </w:t>
      </w:r>
      <w:r w:rsidRPr="3B099937" w:rsidR="0026274D">
        <w:rPr>
          <w:rStyle w:val="Heading1Char"/>
          <w:b w:val="1"/>
          <w:bCs w:val="1"/>
          <w:color w:val="4471C4"/>
        </w:rPr>
        <w:t>Error Details</w:t>
      </w:r>
      <w:bookmarkEnd w:id="822742359"/>
      <w:r w:rsidRPr="3B099937" w:rsidR="0026274D">
        <w:rPr>
          <w:rStyle w:val="Heading1Char"/>
          <w:b w:val="1"/>
          <w:bCs w:val="1"/>
          <w:color w:val="4471C4"/>
        </w:rPr>
        <w:t xml:space="preserve"> </w:t>
      </w:r>
      <w:r w:rsidR="0026274D">
        <w:rPr/>
        <w:t xml:space="preserve">The location of the error details depends on what aspect of Azure Policy </w:t>
      </w:r>
      <w:r w:rsidR="762A33B8">
        <w:rPr/>
        <w:t>you are</w:t>
      </w:r>
      <w:r w:rsidR="0026274D">
        <w:rPr/>
        <w:t xml:space="preserve"> working with</w:t>
      </w:r>
      <w:r w:rsidR="0026274D">
        <w:rPr/>
        <w:t xml:space="preserve"> &amp; </w:t>
      </w:r>
      <w:r w:rsidR="0026274D">
        <w:rPr/>
        <w:t>error summary details.</w:t>
      </w:r>
    </w:p>
    <w:p w:rsidR="004D3CCA" w:rsidP="00D11480" w:rsidRDefault="004D3CCA" w14:paraId="1F68F283" w14:textId="77777777">
      <w:pPr>
        <w:shd w:val="clear" w:color="auto" w:fill="FFFFFF"/>
        <w:spacing w:after="0" w:line="240" w:lineRule="auto"/>
        <w:jc w:val="both"/>
      </w:pPr>
    </w:p>
    <w:p w:rsidR="00105E46" w:rsidP="6B312BCE" w:rsidRDefault="00105E46" w14:paraId="1368AD11" w14:textId="7654C1D0">
      <w:pPr>
        <w:shd w:val="clear" w:color="auto" w:fill="FFFFFF" w:themeFill="background1"/>
        <w:spacing w:after="0" w:line="240" w:lineRule="auto"/>
        <w:jc w:val="both"/>
      </w:pPr>
      <w:r w:rsidR="00CD2932">
        <w:drawing>
          <wp:inline wp14:editId="661A63B2" wp14:anchorId="229188CD">
            <wp:extent cx="5753098" cy="1828800"/>
            <wp:effectExtent l="19050" t="19050" r="19050" b="19050"/>
            <wp:docPr id="1262532539" name="Picture 1" title=""/>
            <wp:cNvGraphicFramePr>
              <a:graphicFrameLocks noChangeAspect="1"/>
            </wp:cNvGraphicFramePr>
            <a:graphic>
              <a:graphicData uri="http://schemas.openxmlformats.org/drawingml/2006/picture">
                <pic:pic>
                  <pic:nvPicPr>
                    <pic:cNvPr id="0" name="Picture 1"/>
                    <pic:cNvPicPr/>
                  </pic:nvPicPr>
                  <pic:blipFill>
                    <a:blip r:embed="R0b2ec804da5f4d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828800"/>
                    </a:xfrm>
                    <a:prstGeom prst="rect">
                      <a:avLst/>
                    </a:prstGeom>
                    <a:ln>
                      <a:solidFill>
                        <a:schemeClr val="accent1"/>
                      </a:solidFill>
                    </a:ln>
                  </pic:spPr>
                </pic:pic>
              </a:graphicData>
            </a:graphic>
          </wp:inline>
        </w:drawing>
      </w:r>
      <w:r w:rsidR="00105E46">
        <w:rPr/>
        <w:t>Figure 1 Error details</w:t>
      </w:r>
    </w:p>
    <w:p w:rsidR="00105E46" w:rsidP="00D11480" w:rsidRDefault="00105E46" w14:paraId="791E1DC3" w14:textId="77777777">
      <w:pPr>
        <w:shd w:val="clear" w:color="auto" w:fill="FFFFFF"/>
        <w:spacing w:after="0" w:line="240" w:lineRule="auto"/>
        <w:jc w:val="both"/>
        <w:rPr>
          <w:rStyle w:val="Heading1Char"/>
          <w:b/>
          <w:bCs/>
        </w:rPr>
      </w:pPr>
    </w:p>
    <w:p w:rsidR="009943BA" w:rsidP="3B099937" w:rsidRDefault="0026274D" w14:paraId="2BE45272" w14:textId="0BBA9FEA">
      <w:pPr>
        <w:shd w:val="clear" w:color="auto" w:fill="FFFFFF" w:themeFill="background1"/>
        <w:spacing w:after="0" w:line="240" w:lineRule="auto"/>
        <w:jc w:val="both"/>
      </w:pPr>
      <w:bookmarkStart w:name="_Toc1190491253" w:id="99501541"/>
      <w:r w:rsidRPr="3B099937" w:rsidR="0026274D">
        <w:rPr>
          <w:rStyle w:val="Heading1Char"/>
          <w:b w:val="1"/>
          <w:bCs w:val="1"/>
        </w:rPr>
        <w:t>4.6</w:t>
      </w:r>
      <w:r w:rsidRPr="3B099937" w:rsidR="0026274D">
        <w:rPr>
          <w:rStyle w:val="Heading1Char"/>
          <w:b w:val="1"/>
          <w:bCs w:val="1"/>
        </w:rPr>
        <w:t xml:space="preserve"> </w:t>
      </w:r>
      <w:r w:rsidRPr="3B099937" w:rsidR="0026274D">
        <w:rPr>
          <w:rStyle w:val="Heading1Char"/>
          <w:b w:val="1"/>
          <w:bCs w:val="1"/>
          <w:color w:val="4472C4" w:themeColor="accent1" w:themeTint="FF" w:themeShade="FF"/>
        </w:rPr>
        <w:t>Exceptions</w:t>
      </w:r>
      <w:bookmarkEnd w:id="99501541"/>
      <w:r w:rsidRPr="3B099937" w:rsidR="00B8674B">
        <w:rPr>
          <w:rStyle w:val="Heading1Char"/>
          <w:b w:val="1"/>
          <w:bCs w:val="1"/>
        </w:rPr>
        <w:t xml:space="preserve"> </w:t>
      </w:r>
      <w:r w:rsidR="0026274D">
        <w:rPr/>
        <w:t>While creating</w:t>
      </w:r>
      <w:r w:rsidR="0026274D">
        <w:rPr/>
        <w:t xml:space="preserve"> or after created the policy,</w:t>
      </w:r>
      <w:r w:rsidR="0026274D">
        <w:rPr/>
        <w:t xml:space="preserve"> </w:t>
      </w:r>
      <w:r w:rsidR="0026274D">
        <w:rPr/>
        <w:t>We</w:t>
      </w:r>
      <w:r w:rsidR="0026274D">
        <w:rPr/>
        <w:t xml:space="preserve"> can Exclusions the Subscription/Resource Group/Resource</w:t>
      </w:r>
      <w:r w:rsidR="0026274D">
        <w:rPr/>
        <w:t>.</w:t>
      </w:r>
    </w:p>
    <w:p w:rsidR="009943BA" w:rsidP="00D11480" w:rsidRDefault="009943BA" w14:paraId="2274D43F" w14:textId="77777777">
      <w:pPr>
        <w:shd w:val="clear" w:color="auto" w:fill="FFFFFF"/>
        <w:spacing w:after="0" w:line="240" w:lineRule="auto"/>
        <w:jc w:val="both"/>
      </w:pPr>
    </w:p>
    <w:p w:rsidRPr="00040F2B" w:rsidR="00D106DF" w:rsidP="6B312BCE" w:rsidRDefault="00D106DF" w14:paraId="10AEB867" w14:textId="622E8AB7">
      <w:pPr>
        <w:keepNext w:val="1"/>
        <w:spacing w:after="0" w:line="240" w:lineRule="auto"/>
        <w:jc w:val="both"/>
      </w:pPr>
      <w:r w:rsidR="00052AB3">
        <w:drawing>
          <wp:inline wp14:editId="4F6E6A7E" wp14:anchorId="5B5E8BE2">
            <wp:extent cx="5745482" cy="2070100"/>
            <wp:effectExtent l="19050" t="19050" r="26670" b="25400"/>
            <wp:docPr id="457283643" name="Picture 1" title=""/>
            <wp:cNvGraphicFramePr>
              <a:graphicFrameLocks noChangeAspect="1"/>
            </wp:cNvGraphicFramePr>
            <a:graphic>
              <a:graphicData uri="http://schemas.openxmlformats.org/drawingml/2006/picture">
                <pic:pic>
                  <pic:nvPicPr>
                    <pic:cNvPr id="0" name="Picture 1"/>
                    <pic:cNvPicPr/>
                  </pic:nvPicPr>
                  <pic:blipFill>
                    <a:blip r:embed="Ra34190672055418b">
                      <a:extLst>
                        <a:ext xmlns:a="http://schemas.openxmlformats.org/drawingml/2006/main" uri="{28A0092B-C50C-407E-A947-70E740481C1C}">
                          <a14:useLocalDpi val="0"/>
                        </a:ext>
                      </a:extLst>
                    </a:blip>
                    <a:stretch>
                      <a:fillRect/>
                    </a:stretch>
                  </pic:blipFill>
                  <pic:spPr>
                    <a:xfrm rot="0" flipH="0" flipV="0">
                      <a:off x="0" y="0"/>
                      <a:ext cx="5745482" cy="2070100"/>
                    </a:xfrm>
                    <a:prstGeom prst="rect">
                      <a:avLst/>
                    </a:prstGeom>
                    <a:ln>
                      <a:solidFill>
                        <a:schemeClr val="accent1"/>
                      </a:solidFill>
                    </a:ln>
                  </pic:spPr>
                </pic:pic>
              </a:graphicData>
            </a:graphic>
          </wp:inline>
        </w:drawing>
      </w:r>
      <w:r w:rsidR="00D106DF">
        <w:rPr/>
        <w:t xml:space="preserve">Figure </w:t>
      </w:r>
      <w:r>
        <w:fldChar w:fldCharType="begin"/>
      </w:r>
      <w:r>
        <w:instrText xml:space="preserve"> SEQ Figure \* ARABIC </w:instrText>
      </w:r>
      <w:r>
        <w:fldChar w:fldCharType="separate"/>
      </w:r>
      <w:r w:rsidR="00D106DF">
        <w:rPr/>
        <w:t>2</w:t>
      </w:r>
      <w:r>
        <w:fldChar w:fldCharType="end"/>
      </w:r>
      <w:r w:rsidR="00D106DF">
        <w:rPr/>
        <w:t xml:space="preserve"> Select the policy, Click on Create Exemption.</w:t>
      </w:r>
    </w:p>
    <w:p w:rsidR="6B312BCE" w:rsidP="6B312BCE" w:rsidRDefault="6B312BCE" w14:paraId="4565E70F" w14:textId="021B4687">
      <w:pPr>
        <w:pStyle w:val="Normal"/>
        <w:keepNext w:val="1"/>
        <w:spacing w:after="0"/>
        <w:jc w:val="both"/>
      </w:pPr>
    </w:p>
    <w:p w:rsidRPr="00040F2B" w:rsidR="00D106DF" w:rsidP="00D106DF" w:rsidRDefault="00F3635D" w14:paraId="77EF7C45" w14:textId="24D007D0">
      <w:pPr>
        <w:shd w:val="clear" w:color="auto" w:fill="FFFFFF"/>
        <w:spacing w:after="0" w:line="240" w:lineRule="auto"/>
        <w:jc w:val="both"/>
      </w:pPr>
      <w:r>
        <w:rPr>
          <w:noProof/>
        </w:rPr>
        <w:drawing>
          <wp:inline distT="0" distB="0" distL="0" distR="0" wp14:anchorId="1D962F2B" wp14:editId="79C97A42">
            <wp:extent cx="5745480" cy="4692015"/>
            <wp:effectExtent l="19050" t="19050" r="26670" b="13335"/>
            <wp:docPr id="164288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81757" name="Picture 1" descr="A screenshot of a computer&#10;&#10;Description automatically generated"/>
                    <pic:cNvPicPr/>
                  </pic:nvPicPr>
                  <pic:blipFill>
                    <a:blip r:embed="rId19"/>
                    <a:stretch>
                      <a:fillRect/>
                    </a:stretch>
                  </pic:blipFill>
                  <pic:spPr>
                    <a:xfrm>
                      <a:off x="0" y="0"/>
                      <a:ext cx="5745480" cy="4692015"/>
                    </a:xfrm>
                    <a:prstGeom prst="rect">
                      <a:avLst/>
                    </a:prstGeom>
                    <a:ln>
                      <a:solidFill>
                        <a:schemeClr val="accent1"/>
                      </a:solidFill>
                    </a:ln>
                  </pic:spPr>
                </pic:pic>
              </a:graphicData>
            </a:graphic>
          </wp:inline>
        </w:drawing>
      </w:r>
      <w:r w:rsidRPr="00D106DF" w:rsidR="00D106DF">
        <w:t xml:space="preserve"> </w:t>
      </w:r>
      <w:r w:rsidRPr="0008759D" w:rsidR="00D106DF">
        <w:t xml:space="preserve">Figure </w:t>
      </w:r>
      <w:r w:rsidRPr="00040F2B" w:rsidR="00D106DF">
        <w:fldChar w:fldCharType="begin"/>
      </w:r>
      <w:r w:rsidRPr="0008759D" w:rsidR="00D106DF">
        <w:instrText xml:space="preserve"> SEQ Figure \* ARABIC </w:instrText>
      </w:r>
      <w:r w:rsidRPr="00040F2B" w:rsidR="00D106DF">
        <w:fldChar w:fldCharType="separate"/>
      </w:r>
      <w:r w:rsidR="00D106DF">
        <w:t>3</w:t>
      </w:r>
      <w:r w:rsidRPr="00040F2B" w:rsidR="00D106DF">
        <w:fldChar w:fldCharType="end"/>
      </w:r>
      <w:r w:rsidRPr="0008759D" w:rsidR="00D106DF">
        <w:t xml:space="preserve"> Select the Exemption Scope (Subscription/ Resource Group / Resource).</w:t>
      </w:r>
    </w:p>
    <w:p w:rsidR="0026274D" w:rsidP="00D11480" w:rsidRDefault="0026274D" w14:paraId="48B58952" w14:textId="397F6059">
      <w:pPr>
        <w:keepNext/>
        <w:jc w:val="both"/>
      </w:pPr>
    </w:p>
    <w:p w:rsidRPr="006076FF" w:rsidR="0026274D" w:rsidP="6B312BCE" w:rsidRDefault="008A3416" w14:paraId="23F0DC3A" w14:textId="1EB255BC">
      <w:pPr>
        <w:pStyle w:val="Heading1"/>
        <w:spacing w:after="240"/>
        <w:jc w:val="both"/>
        <w:rPr>
          <w:rFonts w:eastAsia="Calibri" w:eastAsiaTheme="minorAscii"/>
          <w:color w:val="4472C4" w:themeColor="accent1"/>
        </w:rPr>
      </w:pPr>
      <w:bookmarkStart w:name="_Toc1457892908" w:id="1639889253"/>
      <w:r w:rsidRPr="3B099937" w:rsidR="008A3416">
        <w:rPr>
          <w:rFonts w:eastAsia="Calibri" w:eastAsiaTheme="minorAscii"/>
          <w:color w:val="000000" w:themeColor="text1" w:themeTint="FF" w:themeShade="FF"/>
        </w:rPr>
        <w:t>5</w:t>
      </w:r>
      <w:r w:rsidRPr="3B099937" w:rsidR="0026274D">
        <w:rPr>
          <w:rFonts w:eastAsia="Calibri" w:eastAsiaTheme="minorAscii"/>
          <w:color w:val="000000" w:themeColor="text1" w:themeTint="FF" w:themeShade="FF"/>
        </w:rPr>
        <w:t xml:space="preserve">. </w:t>
      </w:r>
      <w:r w:rsidRPr="3B099937" w:rsidR="00B34E54">
        <w:rPr>
          <w:rFonts w:eastAsia="Calibri" w:eastAsiaTheme="minorAscii"/>
          <w:b w:val="1"/>
          <w:bCs w:val="1"/>
          <w:color w:val="4471C4"/>
        </w:rPr>
        <w:t>Best practice</w:t>
      </w:r>
      <w:r w:rsidRPr="3B099937" w:rsidR="00731D4A">
        <w:rPr>
          <w:rFonts w:eastAsia="Calibri" w:eastAsiaTheme="minorAscii"/>
          <w:b w:val="1"/>
          <w:bCs w:val="1"/>
          <w:color w:val="4471C4"/>
        </w:rPr>
        <w:t xml:space="preserve"> </w:t>
      </w:r>
      <w:r w:rsidRPr="3B099937" w:rsidR="0026274D">
        <w:rPr>
          <w:rFonts w:eastAsia="Calibri" w:eastAsiaTheme="minorAscii"/>
          <w:b w:val="1"/>
          <w:bCs w:val="1"/>
          <w:color w:val="4471C4"/>
        </w:rPr>
        <w:t>0</w:t>
      </w:r>
      <w:r w:rsidRPr="3B099937" w:rsidR="008A3416">
        <w:rPr>
          <w:rFonts w:eastAsia="Calibri" w:eastAsiaTheme="minorAscii"/>
          <w:b w:val="1"/>
          <w:bCs w:val="1"/>
          <w:color w:val="4471C4"/>
        </w:rPr>
        <w:t>5</w:t>
      </w:r>
      <w:r w:rsidRPr="3B099937" w:rsidR="0026274D">
        <w:rPr>
          <w:rFonts w:eastAsia="Calibri" w:eastAsiaTheme="minorAscii"/>
          <w:b w:val="1"/>
          <w:bCs w:val="1"/>
          <w:color w:val="4471C4"/>
        </w:rPr>
        <w:t xml:space="preserve"> </w:t>
      </w:r>
      <w:r w:rsidRPr="3B099937" w:rsidR="00CB1580">
        <w:rPr>
          <w:rFonts w:eastAsia="Calibri" w:eastAsiaTheme="minorAscii"/>
          <w:b w:val="1"/>
          <w:bCs w:val="1"/>
          <w:color w:val="4471C4"/>
        </w:rPr>
        <w:t xml:space="preserve">Storage account </w:t>
      </w:r>
      <w:r w:rsidRPr="3B099937" w:rsidR="00CB1580">
        <w:rPr>
          <w:rFonts w:eastAsia="Calibri" w:eastAsiaTheme="minorAscii"/>
          <w:b w:val="1"/>
          <w:bCs w:val="1"/>
          <w:color w:val="4471C4"/>
        </w:rPr>
        <w:t>containing</w:t>
      </w:r>
      <w:r w:rsidRPr="3B099937" w:rsidR="00CB1580">
        <w:rPr>
          <w:rFonts w:eastAsia="Calibri" w:eastAsiaTheme="minorAscii"/>
          <w:b w:val="1"/>
          <w:bCs w:val="1"/>
          <w:color w:val="4471C4"/>
        </w:rPr>
        <w:t xml:space="preserve"> the container with activity logs must be encrypted with </w:t>
      </w:r>
      <w:bookmarkStart w:name="_Int_iu8GA4KN" w:id="598792787"/>
      <w:r w:rsidRPr="3B099937" w:rsidR="00CB1580">
        <w:rPr>
          <w:rFonts w:eastAsia="Calibri" w:eastAsiaTheme="minorAscii"/>
          <w:b w:val="1"/>
          <w:bCs w:val="1"/>
          <w:color w:val="4471C4"/>
        </w:rPr>
        <w:t>BYOK</w:t>
      </w:r>
      <w:bookmarkEnd w:id="598792787"/>
      <w:r w:rsidRPr="3B099937" w:rsidR="00CB1580">
        <w:rPr>
          <w:rFonts w:eastAsia="Calibri" w:eastAsiaTheme="minorAscii"/>
          <w:b w:val="1"/>
          <w:bCs w:val="1"/>
          <w:color w:val="4471C4"/>
        </w:rPr>
        <w:t>.</w:t>
      </w:r>
      <w:bookmarkEnd w:id="1639889253"/>
    </w:p>
    <w:p w:rsidRPr="00716472" w:rsidR="0026274D" w:rsidP="00D11480" w:rsidRDefault="008A3416" w14:paraId="46C81F40" w14:textId="332E4C95">
      <w:pPr>
        <w:pStyle w:val="ListParagraph"/>
        <w:spacing w:after="240"/>
        <w:ind w:left="0"/>
        <w:jc w:val="both"/>
        <w:rPr>
          <w:lang w:val="en-US"/>
        </w:rPr>
      </w:pPr>
      <w:bookmarkStart w:name="_Toc904151046" w:id="383925382"/>
      <w:r w:rsidRPr="3B099937" w:rsidR="008A3416">
        <w:rPr>
          <w:rStyle w:val="Heading1Char"/>
          <w:b w:val="1"/>
          <w:bCs w:val="1"/>
        </w:rPr>
        <w:t>5</w:t>
      </w:r>
      <w:r w:rsidRPr="3B099937" w:rsidR="0026274D">
        <w:rPr>
          <w:rStyle w:val="Heading1Char"/>
          <w:b w:val="1"/>
          <w:bCs w:val="1"/>
        </w:rPr>
        <w:t>.1</w:t>
      </w:r>
      <w:r w:rsidRPr="3B099937" w:rsidR="0026274D">
        <w:rPr>
          <w:rStyle w:val="Heading1Char"/>
          <w:b w:val="1"/>
          <w:bCs w:val="1"/>
        </w:rPr>
        <w:t xml:space="preserve"> </w:t>
      </w:r>
      <w:r w:rsidRPr="3B099937" w:rsidR="0026274D">
        <w:rPr>
          <w:rStyle w:val="Heading1Char"/>
          <w:b w:val="1"/>
          <w:bCs w:val="1"/>
          <w:color w:val="4472C4" w:themeColor="accent1" w:themeTint="FF" w:themeShade="FF"/>
        </w:rPr>
        <w:t>Description</w:t>
      </w:r>
      <w:bookmarkEnd w:id="383925382"/>
      <w:r w:rsidRPr="3B099937" w:rsidR="0026274D">
        <w:rPr>
          <w:rStyle w:val="Heading1Char"/>
          <w:b w:val="1"/>
          <w:bCs w:val="1"/>
          <w:color w:val="4472C4" w:themeColor="accent1" w:themeTint="FF" w:themeShade="FF"/>
        </w:rPr>
        <w:t xml:space="preserve"> </w:t>
      </w:r>
      <w:r w:rsidR="00364139">
        <w:rPr/>
        <w:t xml:space="preserve">This policy audits if the Storage account </w:t>
      </w:r>
      <w:r w:rsidR="00364139">
        <w:rPr/>
        <w:t>containing</w:t>
      </w:r>
      <w:r w:rsidR="00364139">
        <w:rPr/>
        <w:t xml:space="preserve"> the container with activity logs is encrypted with BYOK. The policy works only if the storage account lies on the same subscription as activity logs by design. More information on Azure Storage encryption at rest can be found here https://aka.ms/azurestoragebyok.</w:t>
      </w:r>
    </w:p>
    <w:p w:rsidRPr="00EE409F" w:rsidR="0026274D" w:rsidP="00D11480" w:rsidRDefault="008A3416" w14:paraId="0663B3B8" w14:textId="3DAD6857">
      <w:pPr>
        <w:jc w:val="both"/>
        <w:rPr>
          <w:b w:val="1"/>
          <w:bCs w:val="1"/>
          <w:sz w:val="24"/>
          <w:szCs w:val="24"/>
        </w:rPr>
      </w:pPr>
      <w:bookmarkStart w:name="_Toc629303309" w:id="1806427825"/>
      <w:r w:rsidRPr="3B099937" w:rsidR="008A3416">
        <w:rPr>
          <w:rStyle w:val="Heading1Char"/>
          <w:b w:val="1"/>
          <w:bCs w:val="1"/>
        </w:rPr>
        <w:t>5</w:t>
      </w:r>
      <w:r w:rsidRPr="3B099937" w:rsidR="0026274D">
        <w:rPr>
          <w:rStyle w:val="Heading1Char"/>
          <w:b w:val="1"/>
          <w:bCs w:val="1"/>
        </w:rPr>
        <w:t>.2</w:t>
      </w:r>
      <w:r w:rsidRPr="3B099937" w:rsidR="0026274D">
        <w:rPr>
          <w:rStyle w:val="Heading1Char"/>
          <w:b w:val="1"/>
          <w:bCs w:val="1"/>
        </w:rPr>
        <w:t xml:space="preserve"> </w:t>
      </w:r>
      <w:r w:rsidRPr="3B099937" w:rsidR="0026274D">
        <w:rPr>
          <w:rStyle w:val="Heading1Char"/>
          <w:b w:val="1"/>
          <w:bCs w:val="1"/>
          <w:color w:val="4472C4" w:themeColor="accent1" w:themeTint="FF" w:themeShade="FF"/>
        </w:rPr>
        <w:t>Control Domain</w:t>
      </w:r>
      <w:bookmarkEnd w:id="1806427825"/>
      <w:r w:rsidRPr="3B099937" w:rsidR="0026274D">
        <w:rPr>
          <w:b w:val="1"/>
          <w:bCs w:val="1"/>
          <w:color w:val="4472C4" w:themeColor="accent1" w:themeTint="FF" w:themeShade="FF"/>
          <w:sz w:val="24"/>
          <w:szCs w:val="24"/>
        </w:rPr>
        <w:t xml:space="preserve"> </w:t>
      </w:r>
      <w:r w:rsidR="00364139">
        <w:rPr/>
        <w:t>CIS Microsoft Azure Foundations Benchmark recommendation 5.1.6</w:t>
      </w:r>
      <w:r w:rsidR="00364139">
        <w:rPr/>
        <w:t>,</w:t>
      </w:r>
      <w:r w:rsidR="00756569">
        <w:rPr/>
        <w:t xml:space="preserve"> </w:t>
      </w:r>
      <w:r w:rsidR="00756569">
        <w:rPr/>
        <w:t>CIS Microsoft Azure Foundations Benchmark recommendation 5.1.4</w:t>
      </w:r>
      <w:r w:rsidR="00756569">
        <w:rPr/>
        <w:t xml:space="preserve">, </w:t>
      </w:r>
      <w:r w:rsidR="005F4301">
        <w:rPr/>
        <w:t>NZISM Security Benchmark AC-19</w:t>
      </w:r>
      <w:r w:rsidR="005F4301">
        <w:rPr/>
        <w:t xml:space="preserve">, </w:t>
      </w:r>
      <w:r w:rsidR="00802532">
        <w:rPr/>
        <w:t>RMiT 10.53</w:t>
      </w:r>
      <w:r w:rsidR="00A96D29">
        <w:rPr/>
        <w:t>.</w:t>
      </w:r>
    </w:p>
    <w:p w:rsidR="0026274D" w:rsidP="3B099937" w:rsidRDefault="008A3416" w14:paraId="39F248AD" w14:textId="55570F65">
      <w:pPr>
        <w:shd w:val="clear" w:color="auto" w:fill="FFFFFF" w:themeFill="background1"/>
        <w:spacing w:before="100" w:beforeAutospacing="on" w:after="100" w:afterAutospacing="on" w:line="240" w:lineRule="auto"/>
        <w:jc w:val="both"/>
      </w:pPr>
      <w:bookmarkStart w:name="_Toc1843345224" w:id="1339266195"/>
      <w:r w:rsidRPr="3B099937" w:rsidR="008A3416">
        <w:rPr>
          <w:rStyle w:val="Heading1Char"/>
          <w:b w:val="1"/>
          <w:bCs w:val="1"/>
        </w:rPr>
        <w:t>5</w:t>
      </w:r>
      <w:r w:rsidRPr="3B099937" w:rsidR="0026274D">
        <w:rPr>
          <w:rStyle w:val="Heading1Char"/>
          <w:b w:val="1"/>
          <w:bCs w:val="1"/>
        </w:rPr>
        <w:t>.3</w:t>
      </w:r>
      <w:r w:rsidRPr="3B099937" w:rsidR="0026274D">
        <w:rPr>
          <w:rStyle w:val="Heading1Char"/>
          <w:b w:val="1"/>
          <w:bCs w:val="1"/>
        </w:rPr>
        <w:t xml:space="preserve"> </w:t>
      </w:r>
      <w:r w:rsidRPr="3B099937" w:rsidR="0026274D">
        <w:rPr>
          <w:rStyle w:val="Heading1Char"/>
          <w:b w:val="1"/>
          <w:bCs w:val="1"/>
          <w:color w:val="4472C4" w:themeColor="accent1" w:themeTint="FF" w:themeShade="FF"/>
        </w:rPr>
        <w:t>Non-Compliance Message</w:t>
      </w:r>
      <w:bookmarkEnd w:id="1339266195"/>
      <w:r w:rsidRPr="3B099937" w:rsidR="0026274D">
        <w:rPr>
          <w:rStyle w:val="Heading1Char"/>
          <w:color w:val="4472C4" w:themeColor="accent1" w:themeTint="FF" w:themeShade="FF"/>
        </w:rPr>
        <w:t xml:space="preserve"> </w:t>
      </w:r>
      <w:r w:rsidR="005C7C74">
        <w:rPr/>
        <w:t xml:space="preserve">In accordance with ELC IT-Security Compliance &amp; Azure Benchmark, it is recommended that Storage account </w:t>
      </w:r>
      <w:r w:rsidR="005C7C74">
        <w:rPr/>
        <w:t>containing</w:t>
      </w:r>
      <w:r w:rsidR="005C7C74">
        <w:rPr/>
        <w:t xml:space="preserve"> the container with activity logs must be encrypted with BYOK. Please Notify to 'elcitprod@service-now.com' for any non-compliance or </w:t>
      </w:r>
      <w:r w:rsidR="005C7C74">
        <w:rPr/>
        <w:t>assistance</w:t>
      </w:r>
      <w:r w:rsidR="005C7C74">
        <w:rPr/>
        <w:t xml:space="preserve"> </w:t>
      </w:r>
      <w:r w:rsidR="005C7C74">
        <w:rPr/>
        <w:t>required</w:t>
      </w:r>
      <w:r w:rsidR="005C7C74">
        <w:rPr/>
        <w:t>.</w:t>
      </w:r>
    </w:p>
    <w:p w:rsidR="0026274D" w:rsidP="00D11480" w:rsidRDefault="008A3416" w14:paraId="1EDADC7B" w14:textId="1D4F597D">
      <w:pPr>
        <w:pStyle w:val="Heading1"/>
        <w:jc w:val="both"/>
        <w:rPr>
          <w:b w:val="1"/>
          <w:bCs w:val="1"/>
        </w:rPr>
      </w:pPr>
      <w:bookmarkStart w:name="_Toc1925892257" w:id="772697894"/>
      <w:r w:rsidRPr="3B099937" w:rsidR="008A3416">
        <w:rPr>
          <w:b w:val="1"/>
          <w:bCs w:val="1"/>
        </w:rPr>
        <w:t>5</w:t>
      </w:r>
      <w:r w:rsidRPr="3B099937" w:rsidR="0026274D">
        <w:rPr>
          <w:b w:val="1"/>
          <w:bCs w:val="1"/>
        </w:rPr>
        <w:t>.4</w:t>
      </w:r>
      <w:r w:rsidRPr="3B099937" w:rsidR="0026274D">
        <w:rPr>
          <w:b w:val="1"/>
          <w:bCs w:val="1"/>
        </w:rPr>
        <w:t xml:space="preserve"> </w:t>
      </w:r>
      <w:r w:rsidRPr="3B099937" w:rsidR="0026274D">
        <w:rPr>
          <w:rFonts w:eastAsia="Calibri" w:eastAsiaTheme="minorAscii"/>
          <w:b w:val="1"/>
          <w:bCs w:val="1"/>
          <w:color w:val="4472C4" w:themeColor="accent1" w:themeTint="FF" w:themeShade="FF"/>
        </w:rPr>
        <w:t xml:space="preserve">Policy </w:t>
      </w:r>
      <w:r w:rsidRPr="3B099937" w:rsidR="009B71D8">
        <w:rPr>
          <w:rFonts w:eastAsia="Calibri" w:eastAsiaTheme="minorAscii"/>
          <w:b w:val="1"/>
          <w:bCs w:val="1"/>
          <w:color w:val="4472C4" w:themeColor="accent1" w:themeTint="FF" w:themeShade="FF"/>
        </w:rPr>
        <w:t>Definition</w:t>
      </w:r>
      <w:bookmarkEnd w:id="772697894"/>
    </w:p>
    <w:p w:rsidRPr="00321249" w:rsidR="00321249" w:rsidP="00D11480" w:rsidRDefault="0026274D" w14:paraId="239BD06B" w14:textId="10AA07BD">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5D1360">
        <w:rPr>
          <w:rFonts w:ascii="Consolas" w:hAnsi="Consolas" w:eastAsia="Times New Roman" w:cs="Times New Roman"/>
          <w:color w:val="CCCCCC"/>
          <w:kern w:val="0"/>
          <w:sz w:val="21"/>
          <w:szCs w:val="21"/>
          <w:lang w:eastAsia="en-IN"/>
          <w14:ligatures w14:val="none"/>
        </w:rPr>
        <w:t>{</w:t>
      </w:r>
    </w:p>
    <w:p w:rsidRPr="00321249" w:rsidR="00321249" w:rsidP="00D11480" w:rsidRDefault="00321249" w14:paraId="2B975A6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"properties": {</w:t>
      </w:r>
    </w:p>
    <w:p w:rsidRPr="00321249" w:rsidR="00321249" w:rsidP="00D11480" w:rsidRDefault="00321249" w14:paraId="68752BB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"displayName": "Storage account containing the container with activity logs must be encrypted with BYOK",</w:t>
      </w:r>
    </w:p>
    <w:p w:rsidRPr="00321249" w:rsidR="00321249" w:rsidP="00D11480" w:rsidRDefault="00321249" w14:paraId="7219F73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"policyType": "BuiltIn",</w:t>
      </w:r>
    </w:p>
    <w:p w:rsidRPr="00321249" w:rsidR="00321249" w:rsidP="00D11480" w:rsidRDefault="00321249" w14:paraId="692D277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"mode": "All",</w:t>
      </w:r>
    </w:p>
    <w:p w:rsidRPr="00321249" w:rsidR="00321249" w:rsidP="00D11480" w:rsidRDefault="00321249" w14:paraId="044F9BB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"description": "This policy audits if the Storage account containing the container with activity logs is encrypted with BYOK. The policy works only if the storage account lies on the same subscription as activity logs by design. More information on Azure Storage encryption at rest can be found here https://aka.ms/azurestoragebyok. ",</w:t>
      </w:r>
    </w:p>
    <w:p w:rsidRPr="00321249" w:rsidR="00321249" w:rsidP="00D11480" w:rsidRDefault="00321249" w14:paraId="7D1621C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"metadata": {</w:t>
      </w:r>
    </w:p>
    <w:p w:rsidRPr="00321249" w:rsidR="00321249" w:rsidP="00D11480" w:rsidRDefault="00321249" w14:paraId="551BE9F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"version": "1.0.0",</w:t>
      </w:r>
    </w:p>
    <w:p w:rsidRPr="00321249" w:rsidR="00321249" w:rsidP="00D11480" w:rsidRDefault="00321249" w14:paraId="2AEBE55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"category": "Monitoring"</w:t>
      </w:r>
    </w:p>
    <w:p w:rsidRPr="00321249" w:rsidR="00321249" w:rsidP="00D11480" w:rsidRDefault="00321249" w14:paraId="36C9824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6B97076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"parameters": {</w:t>
      </w:r>
    </w:p>
    <w:p w:rsidRPr="00321249" w:rsidR="00321249" w:rsidP="00D11480" w:rsidRDefault="00321249" w14:paraId="1C03C3B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"effect": {</w:t>
      </w:r>
    </w:p>
    <w:p w:rsidRPr="00321249" w:rsidR="00321249" w:rsidP="00D11480" w:rsidRDefault="00321249" w14:paraId="5777766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"type": "String",</w:t>
      </w:r>
    </w:p>
    <w:p w:rsidRPr="00321249" w:rsidR="00321249" w:rsidP="00D11480" w:rsidRDefault="00321249" w14:paraId="1D05449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"metadata": {</w:t>
      </w:r>
    </w:p>
    <w:p w:rsidRPr="00321249" w:rsidR="00321249" w:rsidP="00D11480" w:rsidRDefault="00321249" w14:paraId="6E2587D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"displayName": "Effect",</w:t>
      </w:r>
    </w:p>
    <w:p w:rsidRPr="00321249" w:rsidR="00321249" w:rsidP="00D11480" w:rsidRDefault="00321249" w14:paraId="30D9DA7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321249" w:rsidR="00321249" w:rsidP="00D11480" w:rsidRDefault="00321249" w14:paraId="309DDA8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32D5065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"allowedValues": [</w:t>
      </w:r>
    </w:p>
    <w:p w:rsidRPr="00321249" w:rsidR="00321249" w:rsidP="00D11480" w:rsidRDefault="00321249" w14:paraId="31622D2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"AuditIfNotExists",</w:t>
      </w:r>
    </w:p>
    <w:p w:rsidRPr="00321249" w:rsidR="00321249" w:rsidP="00D11480" w:rsidRDefault="00321249" w14:paraId="1E69EA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"Disabled"</w:t>
      </w:r>
    </w:p>
    <w:p w:rsidRPr="00321249" w:rsidR="00321249" w:rsidP="00D11480" w:rsidRDefault="00321249" w14:paraId="60546F6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2243C28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"defaultValue": "AuditIfNotExists"</w:t>
      </w:r>
    </w:p>
    <w:p w:rsidRPr="00321249" w:rsidR="00321249" w:rsidP="00D11480" w:rsidRDefault="00321249" w14:paraId="1C8985C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62DE4F5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0596252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"policyRule": {</w:t>
      </w:r>
    </w:p>
    <w:p w:rsidRPr="00321249" w:rsidR="00321249" w:rsidP="00D11480" w:rsidRDefault="00321249" w14:paraId="6C1C28A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"if": {</w:t>
      </w:r>
    </w:p>
    <w:p w:rsidRPr="00321249" w:rsidR="00321249" w:rsidP="00D11480" w:rsidRDefault="00321249" w14:paraId="0F4F6BB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"allOf": [</w:t>
      </w:r>
    </w:p>
    <w:p w:rsidRPr="00321249" w:rsidR="00321249" w:rsidP="00D11480" w:rsidRDefault="00321249" w14:paraId="74E3895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5817D9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"field": "type",</w:t>
      </w:r>
    </w:p>
    <w:p w:rsidRPr="00321249" w:rsidR="00321249" w:rsidP="00D11480" w:rsidRDefault="00321249" w14:paraId="260833E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"equals": "Microsoft.Insights/logProfiles"</w:t>
      </w:r>
    </w:p>
    <w:p w:rsidRPr="00321249" w:rsidR="00321249" w:rsidP="00D11480" w:rsidRDefault="00321249" w14:paraId="23BBC00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74C3366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000A96B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"field": "Microsoft.Insights/logProfiles/storageAccountId",</w:t>
      </w:r>
    </w:p>
    <w:p w:rsidRPr="00321249" w:rsidR="00321249" w:rsidP="00D11480" w:rsidRDefault="00321249" w14:paraId="31448BA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"exists": "true"</w:t>
      </w:r>
    </w:p>
    <w:p w:rsidRPr="00321249" w:rsidR="00321249" w:rsidP="00D11480" w:rsidRDefault="00321249" w14:paraId="2DAF313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3500938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7229705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3AC8D8C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"then": {</w:t>
      </w:r>
    </w:p>
    <w:p w:rsidRPr="00321249" w:rsidR="00321249" w:rsidP="00D11480" w:rsidRDefault="00321249" w14:paraId="46315CA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"effect": "[parameters('effect')]",</w:t>
      </w:r>
    </w:p>
    <w:p w:rsidRPr="00321249" w:rsidR="00321249" w:rsidP="00D11480" w:rsidRDefault="00321249" w14:paraId="6EBB5C8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"details": {</w:t>
      </w:r>
    </w:p>
    <w:p w:rsidRPr="00321249" w:rsidR="00321249" w:rsidP="00D11480" w:rsidRDefault="00321249" w14:paraId="24D8E72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"type": "Microsoft.Storage/storageAccounts",</w:t>
      </w:r>
    </w:p>
    <w:p w:rsidRPr="00321249" w:rsidR="00321249" w:rsidP="00D11480" w:rsidRDefault="00321249" w14:paraId="3027B93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"existenceScope": "subscription",</w:t>
      </w:r>
    </w:p>
    <w:p w:rsidRPr="00321249" w:rsidR="00321249" w:rsidP="00D11480" w:rsidRDefault="00321249" w14:paraId="7EF9B08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"existenceCondition": {</w:t>
      </w:r>
    </w:p>
    <w:p w:rsidRPr="00321249" w:rsidR="00321249" w:rsidP="00D11480" w:rsidRDefault="00321249" w14:paraId="4BF6D9D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"allOf": [</w:t>
      </w:r>
    </w:p>
    <w:p w:rsidRPr="00321249" w:rsidR="00321249" w:rsidP="00D11480" w:rsidRDefault="00321249" w14:paraId="580F744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63EDA97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sidR="00321249">
        <w:rPr>
          <w:rFonts w:ascii="Consolas" w:hAnsi="Consolas" w:eastAsia="Times New Roman" w:cs="Times New Roman"/>
          <w:color w:val="CCCCCC"/>
          <w:kern w:val="0"/>
          <w:sz w:val="21"/>
          <w:szCs w:val="21"/>
          <w:lang w:eastAsia="en-IN"/>
          <w14:ligatures w14:val="none"/>
        </w:rPr>
        <w:t xml:space="preserve">                "value": "[contains(field('</w:t>
      </w:r>
      <w:r w:rsidRPr="00321249" w:rsidR="00321249">
        <w:rPr>
          <w:rFonts w:ascii="Consolas" w:hAnsi="Consolas" w:eastAsia="Times New Roman" w:cs="Times New Roman"/>
          <w:color w:val="CCCCCC"/>
          <w:kern w:val="0"/>
          <w:sz w:val="21"/>
          <w:szCs w:val="21"/>
          <w:lang w:eastAsia="en-IN"/>
          <w14:ligatures w14:val="none"/>
        </w:rPr>
        <w:t xml:space="preserve">Microsoft.Insights</w:t>
      </w:r>
      <w:r w:rsidRPr="00321249" w:rsidR="00321249">
        <w:rPr>
          <w:rFonts w:ascii="Consolas" w:hAnsi="Consolas" w:eastAsia="Times New Roman" w:cs="Times New Roman"/>
          <w:color w:val="CCCCCC"/>
          <w:kern w:val="0"/>
          <w:sz w:val="21"/>
          <w:szCs w:val="21"/>
          <w:lang w:eastAsia="en-IN"/>
          <w14:ligatures w14:val="none"/>
        </w:rPr>
        <w:t xml:space="preserve">/</w:t>
      </w:r>
      <w:r w:rsidRPr="00321249" w:rsidR="00321249">
        <w:rPr>
          <w:rFonts w:ascii="Consolas" w:hAnsi="Consolas" w:eastAsia="Times New Roman" w:cs="Times New Roman"/>
          <w:color w:val="CCCCCC"/>
          <w:kern w:val="0"/>
          <w:sz w:val="21"/>
          <w:szCs w:val="21"/>
          <w:lang w:eastAsia="en-IN"/>
          <w14:ligatures w14:val="none"/>
        </w:rPr>
        <w:t xml:space="preserve">logProfiles</w:t>
      </w:r>
      <w:r w:rsidRPr="00321249" w:rsidR="00321249">
        <w:rPr>
          <w:rFonts w:ascii="Consolas" w:hAnsi="Consolas" w:eastAsia="Times New Roman" w:cs="Times New Roman"/>
          <w:color w:val="CCCCCC"/>
          <w:kern w:val="0"/>
          <w:sz w:val="21"/>
          <w:szCs w:val="21"/>
          <w:lang w:eastAsia="en-IN"/>
          <w14:ligatures w14:val="none"/>
        </w:rPr>
        <w:t xml:space="preserve">/</w:t>
      </w:r>
      <w:r w:rsidRPr="00321249" w:rsidR="00321249">
        <w:rPr>
          <w:rFonts w:ascii="Consolas" w:hAnsi="Consolas" w:eastAsia="Times New Roman" w:cs="Times New Roman"/>
          <w:color w:val="CCCCCC"/>
          <w:kern w:val="0"/>
          <w:sz w:val="21"/>
          <w:szCs w:val="21"/>
          <w:lang w:eastAsia="en-IN"/>
          <w14:ligatures w14:val="none"/>
        </w:rPr>
        <w:t xml:space="preserve">storageAccountId</w:t>
      </w:r>
      <w:r w:rsidRPr="00321249" w:rsidR="00321249">
        <w:rPr>
          <w:rFonts w:ascii="Consolas" w:hAnsi="Consolas" w:eastAsia="Times New Roman" w:cs="Times New Roman"/>
          <w:color w:val="CCCCCC"/>
          <w:kern w:val="0"/>
          <w:sz w:val="21"/>
          <w:szCs w:val="21"/>
          <w:lang w:eastAsia="en-IN"/>
          <w14:ligatures w14:val="none"/>
        </w:rPr>
        <w:t xml:space="preserve">'), subscription(</w:t>
      </w:r>
      <w:bookmarkStart w:name="_Int_QEDEjxNV" w:id="1922953604"/>
      <w:r w:rsidRPr="00321249" w:rsidR="00321249">
        <w:rPr>
          <w:rFonts w:ascii="Consolas" w:hAnsi="Consolas" w:eastAsia="Times New Roman" w:cs="Times New Roman"/>
          <w:color w:val="CCCCCC"/>
          <w:kern w:val="0"/>
          <w:sz w:val="21"/>
          <w:szCs w:val="21"/>
          <w:lang w:eastAsia="en-IN"/>
          <w14:ligatures w14:val="none"/>
        </w:rPr>
        <w:t xml:space="preserve">).Id</w:t>
      </w:r>
      <w:bookmarkEnd w:id="1922953604"/>
      <w:r w:rsidRPr="00321249" w:rsidR="00321249">
        <w:rPr>
          <w:rFonts w:ascii="Consolas" w:hAnsi="Consolas" w:eastAsia="Times New Roman" w:cs="Times New Roman"/>
          <w:color w:val="CCCCCC"/>
          <w:kern w:val="0"/>
          <w:sz w:val="21"/>
          <w:szCs w:val="21"/>
          <w:lang w:eastAsia="en-IN"/>
          <w14:ligatures w14:val="none"/>
        </w:rPr>
        <w:t xml:space="preserve">)]",</w:t>
      </w:r>
    </w:p>
    <w:p w:rsidRPr="00321249" w:rsidR="00321249" w:rsidP="00D11480" w:rsidRDefault="00321249" w14:paraId="2F8AAE2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"equals": "true"</w:t>
      </w:r>
    </w:p>
    <w:p w:rsidRPr="00321249" w:rsidR="00321249" w:rsidP="00D11480" w:rsidRDefault="00321249" w14:paraId="7648781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55340DB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48FE9C4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"field": "name",</w:t>
      </w:r>
    </w:p>
    <w:p w:rsidRPr="00321249" w:rsidR="00321249" w:rsidP="00D11480" w:rsidRDefault="00321249" w14:paraId="6ABDA96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"equals": "[last(split(field('Microsoft.Insights/logProfiles/storageAccountId'),'/'))]"</w:t>
      </w:r>
    </w:p>
    <w:p w:rsidRPr="00321249" w:rsidR="00321249" w:rsidP="00D11480" w:rsidRDefault="00321249" w14:paraId="0919BAC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3B201C2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59E490D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"field": "Microsoft.Storage/storageAccounts/encryption.keySource",</w:t>
      </w:r>
    </w:p>
    <w:p w:rsidRPr="00321249" w:rsidR="00321249" w:rsidP="00D11480" w:rsidRDefault="00321249" w14:paraId="3095099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"equals": "Microsoft.Keyvault"</w:t>
      </w:r>
    </w:p>
    <w:p w:rsidRPr="00321249" w:rsidR="00321249" w:rsidP="00D11480" w:rsidRDefault="00321249" w14:paraId="609E4B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33B270C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5F9DD64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4531C33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211B375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2C2742C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79397FE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p>
    <w:p w:rsidRPr="00321249" w:rsidR="00321249" w:rsidP="00D11480" w:rsidRDefault="00321249" w14:paraId="2DED39F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"id": "/providers/Microsoft.Authorization/policyDefinitions/fbb99e8e-e444-4da0-9ff1-75c92f5a85b2",</w:t>
      </w:r>
    </w:p>
    <w:p w:rsidRPr="00321249" w:rsidR="00321249" w:rsidP="00D11480" w:rsidRDefault="00321249" w14:paraId="00D6235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"type": "Microsoft.Authorization/policyDefinitions",</w:t>
      </w:r>
    </w:p>
    <w:p w:rsidRPr="00321249" w:rsidR="00321249" w:rsidP="00D11480" w:rsidRDefault="00321249" w14:paraId="321642D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"name": "fbb99e8e-e444-4da0-9ff1-75c92f5a85b2"</w:t>
      </w:r>
    </w:p>
    <w:p w:rsidRPr="005D1360" w:rsidR="0026274D" w:rsidP="00D11480" w:rsidRDefault="00321249" w14:paraId="220A0BB6" w14:textId="607CA9F9">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w:t>
      </w:r>
      <w:r w:rsidRPr="00321249">
        <w:rPr>
          <w:rFonts w:ascii="Consolas" w:hAnsi="Consolas" w:eastAsia="Times New Roman" w:cs="Times New Roman"/>
          <w:color w:val="CCCCCC"/>
          <w:kern w:val="0"/>
          <w:sz w:val="21"/>
          <w:szCs w:val="21"/>
          <w:lang w:eastAsia="en-IN"/>
          <w14:ligatures w14:val="none"/>
        </w:rPr>
        <w:tab/>
      </w:r>
    </w:p>
    <w:p w:rsidR="0026274D" w:rsidP="00D11480" w:rsidRDefault="0026274D" w14:paraId="767011C4" w14:textId="77777777">
      <w:pPr>
        <w:jc w:val="both"/>
      </w:pPr>
    </w:p>
    <w:p w:rsidR="0026274D" w:rsidP="6B312BCE" w:rsidRDefault="008A3416" w14:paraId="44668570" w14:textId="25BE70F7">
      <w:pPr>
        <w:shd w:val="clear" w:color="auto" w:fill="FFFFFF" w:themeFill="background1"/>
        <w:spacing w:before="100" w:beforeAutospacing="on" w:after="100" w:afterAutospacing="on" w:line="240" w:lineRule="auto"/>
        <w:jc w:val="both"/>
      </w:pPr>
      <w:bookmarkStart w:name="_Toc1729259639" w:id="1762284352"/>
      <w:r w:rsidRPr="3B099937" w:rsidR="008A3416">
        <w:rPr>
          <w:rStyle w:val="Heading1Char"/>
          <w:b w:val="1"/>
          <w:bCs w:val="1"/>
        </w:rPr>
        <w:t>5</w:t>
      </w:r>
      <w:r w:rsidRPr="3B099937" w:rsidR="0026274D">
        <w:rPr>
          <w:rStyle w:val="Heading1Char"/>
          <w:b w:val="1"/>
          <w:bCs w:val="1"/>
        </w:rPr>
        <w:t>.5</w:t>
      </w:r>
      <w:r w:rsidRPr="3B099937" w:rsidR="0026274D">
        <w:rPr>
          <w:rStyle w:val="Heading1Char"/>
          <w:b w:val="1"/>
          <w:bCs w:val="1"/>
        </w:rPr>
        <w:t xml:space="preserve"> </w:t>
      </w:r>
      <w:r w:rsidRPr="3B099937" w:rsidR="0026274D">
        <w:rPr>
          <w:rStyle w:val="Heading1Char"/>
          <w:b w:val="1"/>
          <w:bCs w:val="1"/>
          <w:color w:val="4471C4"/>
        </w:rPr>
        <w:t>Error Details</w:t>
      </w:r>
      <w:bookmarkEnd w:id="1762284352"/>
      <w:r w:rsidRPr="3B099937" w:rsidR="0026274D">
        <w:rPr>
          <w:rStyle w:val="Heading1Char"/>
          <w:b w:val="1"/>
          <w:bCs w:val="1"/>
          <w:color w:val="4471C4"/>
        </w:rPr>
        <w:t xml:space="preserve"> </w:t>
      </w:r>
      <w:r w:rsidR="0026274D">
        <w:rPr/>
        <w:t xml:space="preserve">The location of the error details depends on what aspect of Azure Policy </w:t>
      </w:r>
      <w:r w:rsidR="627042C6">
        <w:rPr/>
        <w:t>you are</w:t>
      </w:r>
      <w:r w:rsidR="0026274D">
        <w:rPr/>
        <w:t xml:space="preserve"> working with</w:t>
      </w:r>
      <w:r w:rsidR="0026274D">
        <w:rPr/>
        <w:t xml:space="preserve"> &amp; </w:t>
      </w:r>
      <w:r w:rsidR="0026274D">
        <w:rPr/>
        <w:t>error summary details.</w:t>
      </w:r>
    </w:p>
    <w:p w:rsidR="0026274D" w:rsidP="00D11480" w:rsidRDefault="0026274D" w14:paraId="2C19EFA2" w14:textId="77777777">
      <w:pPr>
        <w:shd w:val="clear" w:color="auto" w:fill="FFFFFF"/>
        <w:spacing w:before="100" w:beforeAutospacing="1" w:after="100" w:afterAutospacing="1" w:line="240" w:lineRule="auto"/>
        <w:jc w:val="both"/>
      </w:pPr>
    </w:p>
    <w:p w:rsidR="0026274D" w:rsidP="00D11480" w:rsidRDefault="0026274D" w14:paraId="7A0ADA70" w14:textId="2B2D2E23">
      <w:pPr>
        <w:shd w:val="clear" w:color="auto" w:fill="FFFFFF"/>
        <w:spacing w:before="100" w:beforeAutospacing="1" w:after="100" w:afterAutospacing="1" w:line="240" w:lineRule="auto"/>
        <w:jc w:val="both"/>
      </w:pPr>
    </w:p>
    <w:p w:rsidR="0026274D" w:rsidP="3B099937" w:rsidRDefault="008A3416" w14:paraId="0D6AEA8F" w14:textId="548F9AA3">
      <w:pPr>
        <w:shd w:val="clear" w:color="auto" w:fill="FFFFFF" w:themeFill="background1"/>
        <w:spacing w:before="100" w:beforeAutospacing="on" w:after="100" w:afterAutospacing="on" w:line="240" w:lineRule="auto"/>
        <w:jc w:val="both"/>
      </w:pPr>
      <w:bookmarkStart w:name="_Toc513404705" w:id="2015998495"/>
      <w:r w:rsidRPr="3B099937" w:rsidR="008A3416">
        <w:rPr>
          <w:rStyle w:val="Heading1Char"/>
          <w:b w:val="1"/>
          <w:bCs w:val="1"/>
        </w:rPr>
        <w:t>5</w:t>
      </w:r>
      <w:r w:rsidRPr="3B099937" w:rsidR="0026274D">
        <w:rPr>
          <w:rStyle w:val="Heading1Char"/>
          <w:b w:val="1"/>
          <w:bCs w:val="1"/>
        </w:rPr>
        <w:t>.6</w:t>
      </w:r>
      <w:r w:rsidRPr="3B099937" w:rsidR="0026274D">
        <w:rPr>
          <w:rStyle w:val="Heading1Char"/>
          <w:b w:val="1"/>
          <w:bCs w:val="1"/>
        </w:rPr>
        <w:t xml:space="preserve"> </w:t>
      </w:r>
      <w:r w:rsidRPr="3B099937" w:rsidR="0026274D">
        <w:rPr>
          <w:rStyle w:val="Heading1Char"/>
          <w:b w:val="1"/>
          <w:bCs w:val="1"/>
          <w:color w:val="4472C4" w:themeColor="accent1" w:themeTint="FF" w:themeShade="FF"/>
        </w:rPr>
        <w:t>Exceptions</w:t>
      </w:r>
      <w:bookmarkEnd w:id="2015998495"/>
      <w:r w:rsidRPr="3B099937" w:rsidR="00731D4A">
        <w:rPr>
          <w:rStyle w:val="Heading1Char"/>
          <w:b w:val="1"/>
          <w:bCs w:val="1"/>
        </w:rPr>
        <w:t xml:space="preserve"> </w:t>
      </w:r>
      <w:r w:rsidR="0026274D">
        <w:rPr/>
        <w:t>While creating</w:t>
      </w:r>
      <w:r w:rsidR="0026274D">
        <w:rPr/>
        <w:t xml:space="preserve"> or after created the policy,</w:t>
      </w:r>
      <w:r w:rsidR="0026274D">
        <w:rPr/>
        <w:t xml:space="preserve"> </w:t>
      </w:r>
      <w:r w:rsidR="0026274D">
        <w:rPr/>
        <w:t>We</w:t>
      </w:r>
      <w:r w:rsidR="0026274D">
        <w:rPr/>
        <w:t xml:space="preserve"> can Exclusions the Subscription/Resource Group/Resource</w:t>
      </w:r>
      <w:r w:rsidR="0026274D">
        <w:rPr/>
        <w:t>.</w:t>
      </w:r>
    </w:p>
    <w:p w:rsidR="00731D4A" w:rsidP="6B312BCE" w:rsidRDefault="00731D4A" w14:paraId="2BA41EBF" w14:textId="5446FC95">
      <w:pPr>
        <w:pStyle w:val="Caption"/>
        <w:spacing w:after="0"/>
        <w:jc w:val="both"/>
        <w:rPr>
          <w:i w:val="0"/>
          <w:iCs w:val="0"/>
          <w:sz w:val="22"/>
          <w:szCs w:val="22"/>
        </w:rPr>
      </w:pPr>
      <w:r w:rsidR="00C116D7">
        <w:drawing>
          <wp:inline wp14:editId="09E93B05" wp14:anchorId="2D07F0AC">
            <wp:extent cx="5745482" cy="2291080"/>
            <wp:effectExtent l="19050" t="19050" r="26670" b="13970"/>
            <wp:docPr id="1731079898" name="Picture 1" title=""/>
            <wp:cNvGraphicFramePr>
              <a:graphicFrameLocks noChangeAspect="1"/>
            </wp:cNvGraphicFramePr>
            <a:graphic>
              <a:graphicData uri="http://schemas.openxmlformats.org/drawingml/2006/picture">
                <pic:pic>
                  <pic:nvPicPr>
                    <pic:cNvPr id="0" name="Picture 1"/>
                    <pic:cNvPicPr/>
                  </pic:nvPicPr>
                  <pic:blipFill>
                    <a:blip r:embed="Rbf89c39df7f946cf">
                      <a:extLst>
                        <a:ext xmlns:a="http://schemas.openxmlformats.org/drawingml/2006/main" uri="{28A0092B-C50C-407E-A947-70E740481C1C}">
                          <a14:useLocalDpi val="0"/>
                        </a:ext>
                      </a:extLst>
                    </a:blip>
                    <a:stretch>
                      <a:fillRect/>
                    </a:stretch>
                  </pic:blipFill>
                  <pic:spPr>
                    <a:xfrm rot="0" flipH="0" flipV="0">
                      <a:off x="0" y="0"/>
                      <a:ext cx="5745482" cy="2291080"/>
                    </a:xfrm>
                    <a:prstGeom prst="rect">
                      <a:avLst/>
                    </a:prstGeom>
                    <a:ln>
                      <a:solidFill>
                        <a:schemeClr val="accent1"/>
                      </a:solidFill>
                    </a:ln>
                  </pic:spPr>
                </pic:pic>
              </a:graphicData>
            </a:graphic>
          </wp:inline>
        </w:drawing>
      </w:r>
      <w:r w:rsidRPr="6B312BCE" w:rsidR="00731D4A">
        <w:rPr>
          <w:i w:val="0"/>
          <w:iCs w:val="0"/>
          <w:sz w:val="22"/>
          <w:szCs w:val="22"/>
        </w:rPr>
        <w:t xml:space="preserve">Figure </w:t>
      </w:r>
      <w:r w:rsidRPr="6B312BCE">
        <w:rPr>
          <w:i w:val="0"/>
          <w:iCs w:val="0"/>
          <w:sz w:val="22"/>
          <w:szCs w:val="22"/>
        </w:rPr>
        <w:fldChar w:fldCharType="begin"/>
      </w:r>
      <w:r w:rsidRPr="6B312BCE">
        <w:rPr>
          <w:i w:val="0"/>
          <w:iCs w:val="0"/>
          <w:sz w:val="22"/>
          <w:szCs w:val="22"/>
        </w:rPr>
        <w:instrText xml:space="preserve"> SEQ Figure \* ARABIC </w:instrText>
      </w:r>
      <w:r w:rsidRPr="6B312BCE">
        <w:rPr>
          <w:i w:val="0"/>
          <w:iCs w:val="0"/>
          <w:sz w:val="22"/>
          <w:szCs w:val="22"/>
        </w:rPr>
        <w:fldChar w:fldCharType="separate"/>
      </w:r>
      <w:r w:rsidRPr="6B312BCE" w:rsidR="00731D4A">
        <w:rPr>
          <w:i w:val="0"/>
          <w:iCs w:val="0"/>
          <w:noProof/>
          <w:sz w:val="22"/>
          <w:szCs w:val="22"/>
        </w:rPr>
        <w:t>2</w:t>
      </w:r>
      <w:r w:rsidRPr="6B312BCE">
        <w:rPr>
          <w:i w:val="0"/>
          <w:iCs w:val="0"/>
          <w:sz w:val="22"/>
          <w:szCs w:val="22"/>
        </w:rPr>
        <w:fldChar w:fldCharType="end"/>
      </w:r>
      <w:r w:rsidRPr="6B312BCE" w:rsidR="00731D4A">
        <w:rPr>
          <w:i w:val="0"/>
          <w:iCs w:val="0"/>
          <w:sz w:val="22"/>
          <w:szCs w:val="22"/>
        </w:rPr>
        <w:t xml:space="preserve"> - Select the policy, Click on Create Exemption.</w:t>
      </w:r>
    </w:p>
    <w:p w:rsidRPr="00731D4A" w:rsidR="00731D4A" w:rsidP="00731D4A" w:rsidRDefault="00731D4A" w14:paraId="1DA059DC" w14:textId="77777777"/>
    <w:p w:rsidR="00731D4A" w:rsidP="6B312BCE" w:rsidRDefault="00731D4A" w14:paraId="65E7036B" w14:textId="3DB52E0B">
      <w:pPr>
        <w:pStyle w:val="Caption"/>
        <w:spacing w:after="0"/>
        <w:jc w:val="both"/>
        <w:rPr>
          <w:i w:val="0"/>
          <w:iCs w:val="0"/>
          <w:sz w:val="22"/>
          <w:szCs w:val="22"/>
        </w:rPr>
      </w:pPr>
      <w:r w:rsidR="00775C88">
        <w:drawing>
          <wp:inline wp14:editId="2118890F" wp14:anchorId="564EF474">
            <wp:extent cx="5753098" cy="3602990"/>
            <wp:effectExtent l="19050" t="19050" r="19050" b="16510"/>
            <wp:docPr id="844107217"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c3e9f4df2eb4441">
                      <a:extLst>
                        <a:ext xmlns:a="http://schemas.openxmlformats.org/drawingml/2006/main" uri="{28A0092B-C50C-407E-A947-70E740481C1C}">
                          <a14:useLocalDpi val="0"/>
                        </a:ext>
                      </a:extLst>
                    </a:blip>
                    <a:stretch>
                      <a:fillRect/>
                    </a:stretch>
                  </pic:blipFill>
                  <pic:spPr>
                    <a:xfrm rot="0" flipH="0" flipV="0">
                      <a:off x="0" y="0"/>
                      <a:ext cx="5753098" cy="3602990"/>
                    </a:xfrm>
                    <a:prstGeom prst="rect">
                      <a:avLst/>
                    </a:prstGeom>
                    <a:ln>
                      <a:solidFill>
                        <a:schemeClr val="accent1"/>
                      </a:solidFill>
                    </a:ln>
                  </pic:spPr>
                </pic:pic>
              </a:graphicData>
            </a:graphic>
          </wp:inline>
        </w:drawing>
      </w:r>
      <w:r w:rsidRPr="6B312BCE" w:rsidR="00731D4A">
        <w:rPr>
          <w:i w:val="0"/>
          <w:iCs w:val="0"/>
          <w:sz w:val="22"/>
          <w:szCs w:val="22"/>
        </w:rPr>
        <w:t xml:space="preserve">Figure </w:t>
      </w:r>
      <w:r w:rsidRPr="6B312BCE">
        <w:rPr>
          <w:i w:val="0"/>
          <w:iCs w:val="0"/>
          <w:sz w:val="22"/>
          <w:szCs w:val="22"/>
        </w:rPr>
        <w:fldChar w:fldCharType="begin"/>
      </w:r>
      <w:r w:rsidRPr="6B312BCE">
        <w:rPr>
          <w:i w:val="0"/>
          <w:iCs w:val="0"/>
          <w:sz w:val="22"/>
          <w:szCs w:val="22"/>
        </w:rPr>
        <w:instrText xml:space="preserve"> SEQ Figure \* ARABIC </w:instrText>
      </w:r>
      <w:r w:rsidRPr="6B312BCE">
        <w:rPr>
          <w:i w:val="0"/>
          <w:iCs w:val="0"/>
          <w:sz w:val="22"/>
          <w:szCs w:val="22"/>
        </w:rPr>
        <w:fldChar w:fldCharType="separate"/>
      </w:r>
      <w:r w:rsidRPr="6B312BCE" w:rsidR="00731D4A">
        <w:rPr>
          <w:i w:val="0"/>
          <w:iCs w:val="0"/>
          <w:noProof/>
          <w:sz w:val="22"/>
          <w:szCs w:val="22"/>
        </w:rPr>
        <w:t>3</w:t>
      </w:r>
      <w:r w:rsidRPr="6B312BCE">
        <w:rPr>
          <w:i w:val="0"/>
          <w:iCs w:val="0"/>
          <w:sz w:val="22"/>
          <w:szCs w:val="22"/>
        </w:rPr>
        <w:fldChar w:fldCharType="end"/>
      </w:r>
      <w:r w:rsidRPr="6B312BCE" w:rsidR="00731D4A">
        <w:rPr>
          <w:i w:val="0"/>
          <w:iCs w:val="0"/>
          <w:sz w:val="22"/>
          <w:szCs w:val="22"/>
        </w:rPr>
        <w:t xml:space="preserve"> Select the Exemption Scope (Subscription/ Resource Group / Resource).</w:t>
      </w:r>
    </w:p>
    <w:p w:rsidRPr="006076FF" w:rsidR="00B556B0" w:rsidP="3B099937" w:rsidRDefault="00B556B0" w14:paraId="1EB75F0A" w14:textId="31B10096">
      <w:pPr>
        <w:pStyle w:val="Heading1"/>
        <w:spacing w:after="240"/>
        <w:jc w:val="both"/>
        <w:rPr>
          <w:rFonts w:eastAsia="Calibri" w:eastAsiaTheme="minorAscii"/>
          <w:color w:val="4472C4" w:themeColor="accent1"/>
        </w:rPr>
      </w:pPr>
      <w:bookmarkStart w:name="_Toc708935834" w:id="779722488"/>
      <w:r w:rsidRPr="3B099937" w:rsidR="00B556B0">
        <w:rPr>
          <w:rFonts w:eastAsia="Calibri" w:eastAsiaTheme="minorAscii"/>
          <w:b w:val="1"/>
          <w:bCs w:val="1"/>
          <w:color w:val="44546A" w:themeColor="text2" w:themeTint="FF" w:themeShade="FF"/>
        </w:rPr>
        <w:t>6.</w:t>
      </w:r>
      <w:r w:rsidRPr="3B099937" w:rsidR="00B556B0">
        <w:rPr>
          <w:rFonts w:eastAsia="Calibri" w:eastAsiaTheme="minorAscii"/>
          <w:color w:val="44546A" w:themeColor="text2" w:themeTint="FF" w:themeShade="FF"/>
        </w:rPr>
        <w:t xml:space="preserve"> </w:t>
      </w:r>
      <w:r w:rsidRPr="3B099937" w:rsidR="00E23012">
        <w:rPr>
          <w:rFonts w:eastAsia="Calibri" w:eastAsiaTheme="minorAscii"/>
          <w:b w:val="1"/>
          <w:bCs w:val="1"/>
          <w:color w:val="4472C4" w:themeColor="accent1" w:themeTint="FF" w:themeShade="FF"/>
        </w:rPr>
        <w:t>Best practice</w:t>
      </w:r>
      <w:r w:rsidRPr="3B099937" w:rsidR="00B556B0">
        <w:rPr>
          <w:rFonts w:eastAsia="Calibri" w:eastAsiaTheme="minorAscii"/>
          <w:b w:val="1"/>
          <w:bCs w:val="1"/>
          <w:color w:val="4472C4" w:themeColor="accent1" w:themeTint="FF" w:themeShade="FF"/>
        </w:rPr>
        <w:t xml:space="preserve"> 06 </w:t>
      </w:r>
      <w:r w:rsidRPr="3B099937" w:rsidR="00CB2844">
        <w:rPr>
          <w:rFonts w:eastAsia="Calibri" w:eastAsiaTheme="minorAscii"/>
          <w:b w:val="1"/>
          <w:bCs w:val="1"/>
          <w:color w:val="4472C4" w:themeColor="accent1" w:themeTint="FF" w:themeShade="FF"/>
        </w:rPr>
        <w:t>Log Analytics agent should be installed on your virtual machine for Azure Security Centre monitoring.</w:t>
      </w:r>
      <w:bookmarkEnd w:id="779722488"/>
    </w:p>
    <w:p w:rsidRPr="00716472" w:rsidR="00B556B0" w:rsidP="00D11480" w:rsidRDefault="00B556B0" w14:paraId="7BC5CC95" w14:textId="6693D039">
      <w:pPr>
        <w:pStyle w:val="ListParagraph"/>
        <w:spacing w:after="240"/>
        <w:ind w:left="0"/>
        <w:jc w:val="both"/>
        <w:rPr>
          <w:lang w:val="en-US"/>
        </w:rPr>
      </w:pPr>
      <w:bookmarkStart w:name="_Toc1245919645" w:id="2094188593"/>
      <w:r w:rsidR="00B556B0">
        <w:rPr>
          <w:rStyle w:val="Heading1Char"/>
          <w:b w:val="1"/>
          <w:bCs w:val="1"/>
        </w:rPr>
        <w:t>6.1</w:t>
      </w:r>
      <w:r w:rsidRPr="005D09E0" w:rsidR="00B556B0">
        <w:rPr>
          <w:rStyle w:val="Heading1Char"/>
          <w:b w:val="1"/>
          <w:bCs w:val="1"/>
        </w:rPr>
        <w:t xml:space="preserve"> </w:t>
      </w:r>
      <w:r w:rsidRPr="008C065C" w:rsidR="00B556B0">
        <w:rPr>
          <w:rStyle w:val="Heading1Char"/>
          <w:b w:val="1"/>
          <w:bCs w:val="1"/>
          <w:color w:val="4472C4" w:themeColor="accent1"/>
        </w:rPr>
        <w:t>Description</w:t>
      </w:r>
      <w:bookmarkEnd w:id="2094188593"/>
      <w:r w:rsidR="00B556B0">
        <w:rPr>
          <w:rFonts w:ascii="Segoe UI" w:hAnsi="Segoe UI" w:eastAsia="Times New Roman" w:cs="Segoe UI"/>
          <w:b w:val="1"/>
          <w:bCs w:val="1"/>
          <w:color w:val="161616"/>
          <w:kern w:val="0"/>
          <w:sz w:val="24"/>
          <w:szCs w:val="24"/>
          <w:lang w:eastAsia="en-IN"/>
          <w14:ligatures w14:val="none"/>
        </w:rPr>
        <w:t xml:space="preserve"> </w:t>
      </w:r>
      <w:r w:rsidRPr="00376E43" w:rsidR="00376E43">
        <w:rPr/>
        <w:t xml:space="preserve">This policy audits any Windows/Linux virtual machines (VMs) if the Log Analytics agent is not installed which Security Centre uses to </w:t>
      </w:r>
      <w:r w:rsidRPr="00376E43" w:rsidR="00376E43">
        <w:rPr/>
        <w:t>monitor</w:t>
      </w:r>
      <w:r w:rsidRPr="00376E43" w:rsidR="00376E43">
        <w:rPr/>
        <w:t xml:space="preserve"> for security vulnerabilities and threats</w:t>
      </w:r>
      <w:r w:rsidRPr="00705432" w:rsidR="00B556B0">
        <w:rPr/>
        <w:t>.</w:t>
      </w:r>
    </w:p>
    <w:p w:rsidRPr="00EE409F" w:rsidR="00B556B0" w:rsidP="00D11480" w:rsidRDefault="00B556B0" w14:paraId="6E467B0B" w14:textId="695A5882">
      <w:pPr>
        <w:jc w:val="both"/>
        <w:rPr>
          <w:b w:val="1"/>
          <w:bCs w:val="1"/>
          <w:sz w:val="24"/>
          <w:szCs w:val="24"/>
        </w:rPr>
      </w:pPr>
      <w:bookmarkStart w:name="_Toc1277433333" w:id="158559859"/>
      <w:r w:rsidRPr="3B099937" w:rsidR="00B556B0">
        <w:rPr>
          <w:rStyle w:val="Heading1Char"/>
          <w:b w:val="1"/>
          <w:bCs w:val="1"/>
        </w:rPr>
        <w:t>6.2</w:t>
      </w:r>
      <w:r w:rsidRPr="3B099937" w:rsidR="00B556B0">
        <w:rPr>
          <w:rStyle w:val="Heading1Char"/>
          <w:b w:val="1"/>
          <w:bCs w:val="1"/>
        </w:rPr>
        <w:t xml:space="preserve"> </w:t>
      </w:r>
      <w:r w:rsidRPr="3B099937" w:rsidR="00B556B0">
        <w:rPr>
          <w:rStyle w:val="Heading1Char"/>
          <w:b w:val="1"/>
          <w:bCs w:val="1"/>
          <w:color w:val="4472C4" w:themeColor="accent1" w:themeTint="FF" w:themeShade="FF"/>
        </w:rPr>
        <w:t>Control Domain</w:t>
      </w:r>
      <w:bookmarkEnd w:id="158559859"/>
      <w:r w:rsidRPr="3B099937" w:rsidR="00B556B0">
        <w:rPr>
          <w:b w:val="1"/>
          <w:bCs w:val="1"/>
          <w:color w:val="4472C4" w:themeColor="accent1" w:themeTint="FF" w:themeShade="FF"/>
          <w:sz w:val="24"/>
          <w:szCs w:val="24"/>
        </w:rPr>
        <w:t xml:space="preserve"> </w:t>
      </w:r>
      <w:r w:rsidR="005B43C2">
        <w:rPr/>
        <w:t>Microsoft cloud security benchmark LT-5,</w:t>
      </w:r>
      <w:r w:rsidRPr="3B099937" w:rsidR="005B43C2">
        <w:rPr>
          <w:b w:val="1"/>
          <w:bCs w:val="1"/>
          <w:sz w:val="24"/>
          <w:szCs w:val="24"/>
        </w:rPr>
        <w:t xml:space="preserve"> </w:t>
      </w:r>
    </w:p>
    <w:p w:rsidR="00B556B0" w:rsidP="3B099937" w:rsidRDefault="00B556B0" w14:paraId="20EB4C36" w14:textId="5AB9F8A4">
      <w:pPr>
        <w:shd w:val="clear" w:color="auto" w:fill="FFFFFF" w:themeFill="background1"/>
        <w:spacing w:before="100" w:beforeAutospacing="on" w:after="100" w:afterAutospacing="on" w:line="240" w:lineRule="auto"/>
        <w:jc w:val="both"/>
      </w:pPr>
      <w:bookmarkStart w:name="_Toc798534614" w:id="1982475425"/>
      <w:r w:rsidRPr="3B099937" w:rsidR="00B556B0">
        <w:rPr>
          <w:rStyle w:val="Heading1Char"/>
          <w:b w:val="1"/>
          <w:bCs w:val="1"/>
        </w:rPr>
        <w:t>6.3</w:t>
      </w:r>
      <w:r w:rsidRPr="3B099937" w:rsidR="00B556B0">
        <w:rPr>
          <w:rStyle w:val="Heading1Char"/>
          <w:b w:val="1"/>
          <w:bCs w:val="1"/>
        </w:rPr>
        <w:t xml:space="preserve"> </w:t>
      </w:r>
      <w:r w:rsidRPr="3B099937" w:rsidR="00B556B0">
        <w:rPr>
          <w:rStyle w:val="Heading1Char"/>
          <w:b w:val="1"/>
          <w:bCs w:val="1"/>
          <w:color w:val="4472C4" w:themeColor="accent1" w:themeTint="FF" w:themeShade="FF"/>
        </w:rPr>
        <w:t>Non-Compliance Message</w:t>
      </w:r>
      <w:bookmarkEnd w:id="1982475425"/>
      <w:r w:rsidRPr="3B099937" w:rsidR="00B556B0">
        <w:rPr>
          <w:b w:val="1"/>
          <w:bCs w:val="1"/>
          <w:color w:val="4472C4" w:themeColor="accent1" w:themeTint="FF" w:themeShade="FF"/>
          <w:sz w:val="24"/>
          <w:szCs w:val="24"/>
        </w:rPr>
        <w:t xml:space="preserve"> </w:t>
      </w:r>
      <w:r w:rsidR="00B556B0">
        <w:rPr/>
        <w:t>In accordance with ELC IT-Security Compliance &amp; Azure Benchmark, it is recommended that</w:t>
      </w:r>
      <w:r w:rsidR="00376E43">
        <w:rPr/>
        <w:t xml:space="preserve"> </w:t>
      </w:r>
      <w:r w:rsidR="00376E43">
        <w:rPr/>
        <w:t xml:space="preserve">Log Analytics agent should be installed on your virtual machine for Azure </w:t>
      </w:r>
      <w:r w:rsidR="00376E43">
        <w:rPr/>
        <w:t>Security Centre monitoring</w:t>
      </w:r>
      <w:r w:rsidR="00B556B0">
        <w:rPr/>
        <w:t xml:space="preserve">. Please Notify to 'elcitprod@service-now.com' for any non-compliance or </w:t>
      </w:r>
      <w:r w:rsidR="00B556B0">
        <w:rPr/>
        <w:t>assistance</w:t>
      </w:r>
      <w:r w:rsidR="00B556B0">
        <w:rPr/>
        <w:t xml:space="preserve"> </w:t>
      </w:r>
      <w:r w:rsidR="00B556B0">
        <w:rPr/>
        <w:t>required</w:t>
      </w:r>
      <w:r w:rsidR="00B556B0">
        <w:rPr/>
        <w:t>.</w:t>
      </w:r>
    </w:p>
    <w:p w:rsidR="00B556B0" w:rsidP="00D11480" w:rsidRDefault="00495433" w14:paraId="7DD766CA" w14:textId="588BA787">
      <w:pPr>
        <w:pStyle w:val="Heading1"/>
        <w:jc w:val="both"/>
        <w:rPr>
          <w:b w:val="1"/>
          <w:bCs w:val="1"/>
        </w:rPr>
      </w:pPr>
      <w:bookmarkStart w:name="_Toc304736920" w:id="55008975"/>
      <w:r w:rsidRPr="3B099937" w:rsidR="00495433">
        <w:rPr>
          <w:b w:val="1"/>
          <w:bCs w:val="1"/>
        </w:rPr>
        <w:t>6</w:t>
      </w:r>
      <w:r w:rsidRPr="3B099937" w:rsidR="00B556B0">
        <w:rPr>
          <w:b w:val="1"/>
          <w:bCs w:val="1"/>
        </w:rPr>
        <w:t>.4</w:t>
      </w:r>
      <w:r w:rsidRPr="3B099937" w:rsidR="00B556B0">
        <w:rPr>
          <w:b w:val="1"/>
          <w:bCs w:val="1"/>
        </w:rPr>
        <w:t xml:space="preserve"> </w:t>
      </w:r>
      <w:r w:rsidRPr="3B099937" w:rsidR="00B556B0">
        <w:rPr>
          <w:rFonts w:eastAsia="Calibri" w:eastAsiaTheme="minorAscii"/>
          <w:b w:val="1"/>
          <w:bCs w:val="1"/>
          <w:color w:val="4472C4" w:themeColor="accent1" w:themeTint="FF" w:themeShade="FF"/>
        </w:rPr>
        <w:t xml:space="preserve">Policy </w:t>
      </w:r>
      <w:r w:rsidRPr="3B099937" w:rsidR="00B34E54">
        <w:rPr>
          <w:rFonts w:eastAsia="Calibri" w:eastAsiaTheme="minorAscii"/>
          <w:b w:val="1"/>
          <w:bCs w:val="1"/>
          <w:color w:val="4472C4" w:themeColor="accent1" w:themeTint="FF" w:themeShade="FF"/>
        </w:rPr>
        <w:t>Definition</w:t>
      </w:r>
      <w:bookmarkEnd w:id="55008975"/>
    </w:p>
    <w:p w:rsidRPr="00321249" w:rsidR="00B556B0" w:rsidP="00D11480" w:rsidRDefault="00B556B0" w14:paraId="54DF8F4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5D1360">
        <w:rPr>
          <w:rFonts w:ascii="Consolas" w:hAnsi="Consolas" w:eastAsia="Times New Roman" w:cs="Times New Roman"/>
          <w:color w:val="CCCCCC"/>
          <w:kern w:val="0"/>
          <w:sz w:val="21"/>
          <w:szCs w:val="21"/>
          <w:lang w:eastAsia="en-IN"/>
          <w14:ligatures w14:val="none"/>
        </w:rPr>
        <w:t>{</w:t>
      </w:r>
    </w:p>
    <w:p w:rsidRPr="00166D16" w:rsidR="00166D16" w:rsidP="00D11480" w:rsidRDefault="00B556B0" w14:paraId="73BCAB7E" w14:textId="1A679826">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321249">
        <w:rPr>
          <w:rFonts w:ascii="Consolas" w:hAnsi="Consolas" w:eastAsia="Times New Roman" w:cs="Times New Roman"/>
          <w:color w:val="CCCCCC"/>
          <w:kern w:val="0"/>
          <w:sz w:val="21"/>
          <w:szCs w:val="21"/>
          <w:lang w:eastAsia="en-IN"/>
          <w14:ligatures w14:val="none"/>
        </w:rPr>
        <w:t xml:space="preserve">  </w:t>
      </w:r>
      <w:r w:rsidR="00E54FE4">
        <w:rPr>
          <w:rFonts w:ascii="Consolas" w:hAnsi="Consolas" w:eastAsia="Times New Roman" w:cs="Times New Roman"/>
          <w:color w:val="CCCCCC"/>
          <w:kern w:val="0"/>
          <w:sz w:val="21"/>
          <w:szCs w:val="21"/>
          <w:lang w:eastAsia="en-IN"/>
          <w14:ligatures w14:val="none"/>
        </w:rPr>
        <w:t xml:space="preserve"> </w:t>
      </w:r>
      <w:r w:rsidRPr="00166D16" w:rsidR="00166D16">
        <w:rPr>
          <w:rFonts w:ascii="Consolas" w:hAnsi="Consolas" w:eastAsia="Times New Roman" w:cs="Times New Roman"/>
          <w:color w:val="CCCCCC"/>
          <w:kern w:val="0"/>
          <w:sz w:val="21"/>
          <w:szCs w:val="21"/>
          <w:lang w:eastAsia="en-IN"/>
          <w14:ligatures w14:val="none"/>
        </w:rPr>
        <w:t> "properties": {</w:t>
      </w:r>
    </w:p>
    <w:p w:rsidRPr="00166D16" w:rsidR="00166D16" w:rsidP="00D11480" w:rsidRDefault="00166D16" w14:paraId="280C037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"displayName": "Log Analytics agent should be installed on your virtual machine for Azure Security Center monitoring",</w:t>
      </w:r>
    </w:p>
    <w:p w:rsidRPr="00166D16" w:rsidR="00166D16" w:rsidP="00D11480" w:rsidRDefault="00166D16" w14:paraId="6FED243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"policyType": "BuiltIn",</w:t>
      </w:r>
    </w:p>
    <w:p w:rsidRPr="00166D16" w:rsidR="00166D16" w:rsidP="00D11480" w:rsidRDefault="00166D16" w14:paraId="7793898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"mode": "All",</w:t>
      </w:r>
    </w:p>
    <w:p w:rsidRPr="00166D16" w:rsidR="00166D16" w:rsidP="00D11480" w:rsidRDefault="00166D16" w14:paraId="7210E75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"description": "This policy audits any Windows/Linux virtual machines (VMs) if the Log Analytics agent is not installed which Security Center uses to monitor for security vulnerabilities and threats",</w:t>
      </w:r>
    </w:p>
    <w:p w:rsidRPr="00166D16" w:rsidR="00166D16" w:rsidP="00D11480" w:rsidRDefault="00166D16" w14:paraId="0D8733C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"metadata": {</w:t>
      </w:r>
    </w:p>
    <w:p w:rsidRPr="00166D16" w:rsidR="00166D16" w:rsidP="00D11480" w:rsidRDefault="00166D16" w14:paraId="16DAC81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"version": "1.0.0",</w:t>
      </w:r>
    </w:p>
    <w:p w:rsidRPr="00166D16" w:rsidR="00166D16" w:rsidP="00D11480" w:rsidRDefault="00166D16" w14:paraId="623AEFE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"category": "Security Center"</w:t>
      </w:r>
    </w:p>
    <w:p w:rsidRPr="00166D16" w:rsidR="00166D16" w:rsidP="00D11480" w:rsidRDefault="00166D16" w14:paraId="0A131B3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1A079E5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"parameters": {</w:t>
      </w:r>
    </w:p>
    <w:p w:rsidRPr="00166D16" w:rsidR="00166D16" w:rsidP="00D11480" w:rsidRDefault="00166D16" w14:paraId="315335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"effect": {</w:t>
      </w:r>
    </w:p>
    <w:p w:rsidRPr="00166D16" w:rsidR="00166D16" w:rsidP="00D11480" w:rsidRDefault="00166D16" w14:paraId="6025D57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"type": "String",</w:t>
      </w:r>
    </w:p>
    <w:p w:rsidRPr="00166D16" w:rsidR="00166D16" w:rsidP="00D11480" w:rsidRDefault="00166D16" w14:paraId="267BD9A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"metadata": {</w:t>
      </w:r>
    </w:p>
    <w:p w:rsidRPr="00166D16" w:rsidR="00166D16" w:rsidP="00D11480" w:rsidRDefault="00166D16" w14:paraId="7858B85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"displayName": "Effect",</w:t>
      </w:r>
    </w:p>
    <w:p w:rsidRPr="00166D16" w:rsidR="00166D16" w:rsidP="00D11480" w:rsidRDefault="00166D16" w14:paraId="7EA422E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"description": "Enable or disable the execution of the policy"</w:t>
      </w:r>
    </w:p>
    <w:p w:rsidRPr="00166D16" w:rsidR="00166D16" w:rsidP="00D11480" w:rsidRDefault="00166D16" w14:paraId="79DB5D7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6F9D99E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"allowedValues": [</w:t>
      </w:r>
    </w:p>
    <w:p w:rsidRPr="00166D16" w:rsidR="00166D16" w:rsidP="00D11480" w:rsidRDefault="00166D16" w14:paraId="0C2761D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"AuditIfNotExists",</w:t>
      </w:r>
    </w:p>
    <w:p w:rsidRPr="00166D16" w:rsidR="00166D16" w:rsidP="00D11480" w:rsidRDefault="00166D16" w14:paraId="5DE0F38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"Disabled"</w:t>
      </w:r>
    </w:p>
    <w:p w:rsidRPr="00166D16" w:rsidR="00166D16" w:rsidP="00D11480" w:rsidRDefault="00166D16" w14:paraId="19EB895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7C01904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"defaultValue": "AuditIfNotExists"</w:t>
      </w:r>
    </w:p>
    <w:p w:rsidRPr="00166D16" w:rsidR="00166D16" w:rsidP="00D11480" w:rsidRDefault="00166D16" w14:paraId="63089EF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5CC6C21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5010E9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"policyRule": {</w:t>
      </w:r>
    </w:p>
    <w:p w:rsidRPr="00166D16" w:rsidR="00166D16" w:rsidP="00D11480" w:rsidRDefault="00166D16" w14:paraId="33CEA17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"if": {</w:t>
      </w:r>
    </w:p>
    <w:p w:rsidRPr="00166D16" w:rsidR="00166D16" w:rsidP="00D11480" w:rsidRDefault="00166D16" w14:paraId="19143F1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"field": "type",</w:t>
      </w:r>
    </w:p>
    <w:p w:rsidRPr="00166D16" w:rsidR="00166D16" w:rsidP="00D11480" w:rsidRDefault="00166D16" w14:paraId="38C4794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"in": [</w:t>
      </w:r>
    </w:p>
    <w:p w:rsidRPr="00166D16" w:rsidR="00166D16" w:rsidP="00D11480" w:rsidRDefault="00166D16" w14:paraId="646D1CD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"Microsoft.ClassicCompute/virtualMachines",</w:t>
      </w:r>
    </w:p>
    <w:p w:rsidRPr="00166D16" w:rsidR="00166D16" w:rsidP="00D11480" w:rsidRDefault="00166D16" w14:paraId="48F8369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"Microsoft.Compute/virtualMachines"</w:t>
      </w:r>
    </w:p>
    <w:p w:rsidRPr="00166D16" w:rsidR="00166D16" w:rsidP="00D11480" w:rsidRDefault="00166D16" w14:paraId="75538B4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2112509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56AACD8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"then": {</w:t>
      </w:r>
    </w:p>
    <w:p w:rsidRPr="00166D16" w:rsidR="00166D16" w:rsidP="00D11480" w:rsidRDefault="00166D16" w14:paraId="719BACF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"effect": "[parameters('effect')]",</w:t>
      </w:r>
    </w:p>
    <w:p w:rsidRPr="00166D16" w:rsidR="00166D16" w:rsidP="00D11480" w:rsidRDefault="00166D16" w14:paraId="7C47D31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"details": {</w:t>
      </w:r>
    </w:p>
    <w:p w:rsidRPr="00166D16" w:rsidR="00166D16" w:rsidP="00D11480" w:rsidRDefault="00166D16" w14:paraId="6A7A760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"type": "Microsoft.Security/assessments",</w:t>
      </w:r>
    </w:p>
    <w:p w:rsidRPr="00166D16" w:rsidR="00166D16" w:rsidP="00D11480" w:rsidRDefault="00166D16" w14:paraId="770E751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"name": "d1db3318-01ff-16de-29eb-28b344515626",</w:t>
      </w:r>
    </w:p>
    <w:p w:rsidRPr="00166D16" w:rsidR="00166D16" w:rsidP="00D11480" w:rsidRDefault="00166D16" w14:paraId="00AF7E1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"existenceCondition": {</w:t>
      </w:r>
    </w:p>
    <w:p w:rsidRPr="00166D16" w:rsidR="00166D16" w:rsidP="00D11480" w:rsidRDefault="00166D16" w14:paraId="6785777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"field": "Microsoft.Security/assessments/status.code",</w:t>
      </w:r>
    </w:p>
    <w:p w:rsidRPr="00166D16" w:rsidR="00166D16" w:rsidP="00D11480" w:rsidRDefault="00166D16" w14:paraId="06462AF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"in": [</w:t>
      </w:r>
    </w:p>
    <w:p w:rsidRPr="00166D16" w:rsidR="00166D16" w:rsidP="00D11480" w:rsidRDefault="00166D16" w14:paraId="4CEC07C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"NotApplicable",</w:t>
      </w:r>
    </w:p>
    <w:p w:rsidRPr="00166D16" w:rsidR="00166D16" w:rsidP="00D11480" w:rsidRDefault="00166D16" w14:paraId="15F304E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"Healthy"</w:t>
      </w:r>
    </w:p>
    <w:p w:rsidRPr="00166D16" w:rsidR="00166D16" w:rsidP="00D11480" w:rsidRDefault="00166D16" w14:paraId="2710FBA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5193CDD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2E4BF76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335F563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6B7BDC2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09BA231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w:t>
      </w:r>
    </w:p>
    <w:p w:rsidRPr="00166D16" w:rsidR="00166D16" w:rsidP="00D11480" w:rsidRDefault="00166D16" w14:paraId="44E09EC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"id": "/providers/Microsoft.Authorization/policyDefinitions/a4fe33eb-e377-4efb-ab31-0784311bc499",</w:t>
      </w:r>
    </w:p>
    <w:p w:rsidRPr="00166D16" w:rsidR="00166D16" w:rsidP="00D11480" w:rsidRDefault="00166D16" w14:paraId="783894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"type": "Microsoft.Authorization/policyDefinitions",</w:t>
      </w:r>
    </w:p>
    <w:p w:rsidRPr="00166D16" w:rsidR="00166D16" w:rsidP="00D11480" w:rsidRDefault="00166D16" w14:paraId="2D97B3A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  "name": "a4fe33eb-e377-4efb-ab31-0784311bc499"</w:t>
      </w:r>
    </w:p>
    <w:p w:rsidRPr="005D1360" w:rsidR="00B556B0" w:rsidP="00D11480" w:rsidRDefault="00166D16" w14:paraId="50A524FE" w14:textId="645B73E4">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166D16">
        <w:rPr>
          <w:rFonts w:ascii="Consolas" w:hAnsi="Consolas" w:eastAsia="Times New Roman" w:cs="Times New Roman"/>
          <w:color w:val="CCCCCC"/>
          <w:kern w:val="0"/>
          <w:sz w:val="21"/>
          <w:szCs w:val="21"/>
          <w:lang w:eastAsia="en-IN"/>
          <w14:ligatures w14:val="none"/>
        </w:rPr>
        <w:t>}</w:t>
      </w:r>
      <w:r w:rsidRPr="00321249" w:rsidR="00B556B0">
        <w:rPr>
          <w:rFonts w:ascii="Consolas" w:hAnsi="Consolas" w:eastAsia="Times New Roman" w:cs="Times New Roman"/>
          <w:color w:val="CCCCCC"/>
          <w:kern w:val="0"/>
          <w:sz w:val="21"/>
          <w:szCs w:val="21"/>
          <w:lang w:eastAsia="en-IN"/>
          <w14:ligatures w14:val="none"/>
        </w:rPr>
        <w:tab/>
      </w:r>
    </w:p>
    <w:p w:rsidR="00B556B0" w:rsidP="00D11480" w:rsidRDefault="00B556B0" w14:paraId="6A88FFFC" w14:textId="77777777">
      <w:pPr>
        <w:jc w:val="both"/>
      </w:pPr>
    </w:p>
    <w:p w:rsidR="00B556B0" w:rsidP="6B312BCE" w:rsidRDefault="00495433" w14:paraId="24D14CFA" w14:textId="7919AB52">
      <w:pPr>
        <w:shd w:val="clear" w:color="auto" w:fill="FFFFFF" w:themeFill="background1"/>
        <w:spacing w:after="0" w:line="240" w:lineRule="auto"/>
        <w:jc w:val="both"/>
      </w:pPr>
      <w:bookmarkStart w:name="_Toc567027554" w:id="1575314943"/>
      <w:r w:rsidRPr="3B099937" w:rsidR="00495433">
        <w:rPr>
          <w:rStyle w:val="Heading1Char"/>
          <w:b w:val="1"/>
          <w:bCs w:val="1"/>
        </w:rPr>
        <w:t>6</w:t>
      </w:r>
      <w:r w:rsidRPr="3B099937" w:rsidR="00B556B0">
        <w:rPr>
          <w:rStyle w:val="Heading1Char"/>
          <w:b w:val="1"/>
          <w:bCs w:val="1"/>
        </w:rPr>
        <w:t>.5</w:t>
      </w:r>
      <w:r w:rsidRPr="3B099937" w:rsidR="00B556B0">
        <w:rPr>
          <w:rStyle w:val="Heading1Char"/>
          <w:b w:val="1"/>
          <w:bCs w:val="1"/>
        </w:rPr>
        <w:t xml:space="preserve"> </w:t>
      </w:r>
      <w:r w:rsidRPr="3B099937" w:rsidR="00B556B0">
        <w:rPr>
          <w:rStyle w:val="Heading1Char"/>
          <w:b w:val="1"/>
          <w:bCs w:val="1"/>
          <w:color w:val="4471C4"/>
        </w:rPr>
        <w:t>Error Details</w:t>
      </w:r>
      <w:bookmarkEnd w:id="1575314943"/>
      <w:r w:rsidRPr="3B099937" w:rsidR="00B556B0">
        <w:rPr>
          <w:b w:val="1"/>
          <w:bCs w:val="1"/>
          <w:color w:val="4471C4"/>
          <w:sz w:val="24"/>
          <w:szCs w:val="24"/>
        </w:rPr>
        <w:t xml:space="preserve"> </w:t>
      </w:r>
      <w:r w:rsidR="00B556B0">
        <w:rPr/>
        <w:t xml:space="preserve">The location of the error details depends on what aspect of Azure Policy </w:t>
      </w:r>
      <w:r w:rsidR="799B5FB7">
        <w:rPr/>
        <w:t>you are</w:t>
      </w:r>
      <w:r w:rsidR="00B556B0">
        <w:rPr/>
        <w:t xml:space="preserve"> working with</w:t>
      </w:r>
      <w:r w:rsidR="00B556B0">
        <w:rPr/>
        <w:t xml:space="preserve"> &amp; </w:t>
      </w:r>
      <w:r w:rsidR="00B556B0">
        <w:rPr/>
        <w:t>error summary details.</w:t>
      </w:r>
    </w:p>
    <w:p w:rsidR="00F461D4" w:rsidP="00D11480" w:rsidRDefault="00F461D4" w14:paraId="025A80E9" w14:textId="77777777">
      <w:pPr>
        <w:shd w:val="clear" w:color="auto" w:fill="FFFFFF"/>
        <w:spacing w:after="0" w:line="240" w:lineRule="auto"/>
        <w:jc w:val="both"/>
      </w:pPr>
    </w:p>
    <w:p w:rsidR="007545BD" w:rsidP="6B312BCE" w:rsidRDefault="007545BD" w14:paraId="10D73391" w14:textId="36FC6C9A">
      <w:pPr>
        <w:shd w:val="clear" w:color="auto" w:fill="FFFFFF" w:themeFill="background1"/>
        <w:spacing w:after="0" w:line="240" w:lineRule="auto"/>
        <w:jc w:val="both"/>
      </w:pPr>
      <w:r w:rsidR="00B413C9">
        <w:drawing>
          <wp:inline wp14:editId="546103D3" wp14:anchorId="19DC7717">
            <wp:extent cx="5744206" cy="4711702"/>
            <wp:effectExtent l="19050" t="19050" r="28575" b="12700"/>
            <wp:docPr id="2117920065" name="Picture 1" title=""/>
            <wp:cNvGraphicFramePr>
              <a:graphicFrameLocks noChangeAspect="1"/>
            </wp:cNvGraphicFramePr>
            <a:graphic>
              <a:graphicData uri="http://schemas.openxmlformats.org/drawingml/2006/picture">
                <pic:pic>
                  <pic:nvPicPr>
                    <pic:cNvPr id="0" name="Picture 1"/>
                    <pic:cNvPicPr/>
                  </pic:nvPicPr>
                  <pic:blipFill>
                    <a:blip r:embed="Rdd404b6fee3b4968">
                      <a:extLst>
                        <a:ext xmlns:a="http://schemas.openxmlformats.org/drawingml/2006/main" uri="{28A0092B-C50C-407E-A947-70E740481C1C}">
                          <a14:useLocalDpi val="0"/>
                        </a:ext>
                      </a:extLst>
                    </a:blip>
                    <a:stretch>
                      <a:fillRect/>
                    </a:stretch>
                  </pic:blipFill>
                  <pic:spPr>
                    <a:xfrm rot="0" flipH="0" flipV="0">
                      <a:off x="0" y="0"/>
                      <a:ext cx="5744206" cy="4711702"/>
                    </a:xfrm>
                    <a:prstGeom prst="rect">
                      <a:avLst/>
                    </a:prstGeom>
                    <a:ln>
                      <a:solidFill>
                        <a:schemeClr val="accent1"/>
                      </a:solidFill>
                    </a:ln>
                  </pic:spPr>
                </pic:pic>
              </a:graphicData>
            </a:graphic>
          </wp:inline>
        </w:drawing>
      </w:r>
      <w:r w:rsidR="007545BD">
        <w:rPr/>
        <w:t>Figure 1 Error details</w:t>
      </w:r>
    </w:p>
    <w:p w:rsidR="007545BD" w:rsidP="00D11480" w:rsidRDefault="007545BD" w14:paraId="774E45C3" w14:textId="77777777">
      <w:pPr>
        <w:shd w:val="clear" w:color="auto" w:fill="FFFFFF"/>
        <w:spacing w:after="0" w:line="240" w:lineRule="auto"/>
        <w:jc w:val="both"/>
      </w:pPr>
    </w:p>
    <w:p w:rsidR="00B556B0" w:rsidP="00D11480" w:rsidRDefault="00B556B0" w14:paraId="11BBAF3D" w14:textId="77777777">
      <w:pPr>
        <w:shd w:val="clear" w:color="auto" w:fill="FFFFFF"/>
        <w:spacing w:before="100" w:beforeAutospacing="1" w:after="100" w:afterAutospacing="1" w:line="240" w:lineRule="auto"/>
        <w:jc w:val="both"/>
      </w:pPr>
    </w:p>
    <w:p w:rsidR="00B556B0" w:rsidP="3B099937" w:rsidRDefault="00495433" w14:paraId="683E7799" w14:textId="72A76ED0">
      <w:pPr>
        <w:shd w:val="clear" w:color="auto" w:fill="FFFFFF" w:themeFill="background1"/>
        <w:spacing w:before="100" w:beforeAutospacing="on" w:after="100" w:afterAutospacing="on" w:line="240" w:lineRule="auto"/>
        <w:jc w:val="both"/>
      </w:pPr>
      <w:bookmarkStart w:name="_Toc805159336" w:id="201818877"/>
      <w:r w:rsidRPr="3B099937" w:rsidR="00495433">
        <w:rPr>
          <w:rStyle w:val="Heading1Char"/>
          <w:b w:val="1"/>
          <w:bCs w:val="1"/>
        </w:rPr>
        <w:t>6</w:t>
      </w:r>
      <w:r w:rsidRPr="3B099937" w:rsidR="00B556B0">
        <w:rPr>
          <w:rStyle w:val="Heading1Char"/>
          <w:b w:val="1"/>
          <w:bCs w:val="1"/>
        </w:rPr>
        <w:t>.6</w:t>
      </w:r>
      <w:r w:rsidRPr="3B099937" w:rsidR="00B556B0">
        <w:rPr>
          <w:rStyle w:val="Heading1Char"/>
          <w:b w:val="1"/>
          <w:bCs w:val="1"/>
        </w:rPr>
        <w:t xml:space="preserve"> </w:t>
      </w:r>
      <w:r w:rsidRPr="3B099937" w:rsidR="00B556B0">
        <w:rPr>
          <w:rStyle w:val="Heading1Char"/>
          <w:b w:val="1"/>
          <w:bCs w:val="1"/>
          <w:color w:val="4472C4" w:themeColor="accent1" w:themeTint="FF" w:themeShade="FF"/>
        </w:rPr>
        <w:t>Exceptions</w:t>
      </w:r>
      <w:bookmarkEnd w:id="201818877"/>
      <w:r w:rsidRPr="3B099937" w:rsidR="007545BD">
        <w:rPr>
          <w:rStyle w:val="Heading1Char"/>
          <w:b w:val="1"/>
          <w:bCs w:val="1"/>
        </w:rPr>
        <w:t xml:space="preserve"> </w:t>
      </w:r>
      <w:r w:rsidR="00B556B0">
        <w:rPr/>
        <w:t>While creating</w:t>
      </w:r>
      <w:r w:rsidR="00B556B0">
        <w:rPr/>
        <w:t xml:space="preserve"> or after created the policy,</w:t>
      </w:r>
      <w:r w:rsidR="00B556B0">
        <w:rPr/>
        <w:t xml:space="preserve"> </w:t>
      </w:r>
      <w:r w:rsidR="00B556B0">
        <w:rPr/>
        <w:t>We</w:t>
      </w:r>
      <w:r w:rsidR="00B556B0">
        <w:rPr/>
        <w:t xml:space="preserve"> can Exclusions the Subscription/Resource Group/ Resource</w:t>
      </w:r>
      <w:r w:rsidR="00B556B0">
        <w:rPr/>
        <w:t>.</w:t>
      </w:r>
    </w:p>
    <w:p w:rsidRPr="00BF19A7" w:rsidR="007545BD" w:rsidP="6B312BCE" w:rsidRDefault="007545BD" w14:paraId="5AFD7F5E" w14:textId="1214CDFA">
      <w:pPr>
        <w:spacing w:after="0" w:line="240" w:lineRule="auto"/>
        <w:jc w:val="both"/>
      </w:pPr>
      <w:r w:rsidR="003931A0">
        <w:drawing>
          <wp:inline wp14:editId="482BCCA0" wp14:anchorId="49F4A5E4">
            <wp:extent cx="5727701" cy="2263140"/>
            <wp:effectExtent l="19050" t="19050" r="25400" b="22860"/>
            <wp:docPr id="1299646170" name="Picture 1" title=""/>
            <wp:cNvGraphicFramePr>
              <a:graphicFrameLocks noChangeAspect="1"/>
            </wp:cNvGraphicFramePr>
            <a:graphic>
              <a:graphicData uri="http://schemas.openxmlformats.org/drawingml/2006/picture">
                <pic:pic>
                  <pic:nvPicPr>
                    <pic:cNvPr id="0" name="Picture 1"/>
                    <pic:cNvPicPr/>
                  </pic:nvPicPr>
                  <pic:blipFill>
                    <a:blip r:embed="Rab4707acce1d4d73">
                      <a:extLst>
                        <a:ext xmlns:a="http://schemas.openxmlformats.org/drawingml/2006/main" uri="{28A0092B-C50C-407E-A947-70E740481C1C}">
                          <a14:useLocalDpi val="0"/>
                        </a:ext>
                      </a:extLst>
                    </a:blip>
                    <a:stretch>
                      <a:fillRect/>
                    </a:stretch>
                  </pic:blipFill>
                  <pic:spPr>
                    <a:xfrm rot="0" flipH="0" flipV="0">
                      <a:off x="0" y="0"/>
                      <a:ext cx="5727701" cy="2263140"/>
                    </a:xfrm>
                    <a:prstGeom prst="rect">
                      <a:avLst/>
                    </a:prstGeom>
                    <a:ln>
                      <a:solidFill>
                        <a:schemeClr val="accent1"/>
                      </a:solidFill>
                    </a:ln>
                  </pic:spPr>
                </pic:pic>
              </a:graphicData>
            </a:graphic>
          </wp:inline>
        </w:drawing>
      </w:r>
      <w:r w:rsidR="007545BD">
        <w:rPr/>
        <w:t xml:space="preserve">Figure </w:t>
      </w:r>
      <w:r>
        <w:fldChar w:fldCharType="begin"/>
      </w:r>
      <w:r>
        <w:instrText xml:space="preserve"> SEQ Figure \* ARABIC </w:instrText>
      </w:r>
      <w:r>
        <w:fldChar w:fldCharType="separate"/>
      </w:r>
      <w:r w:rsidR="156EF71F">
        <w:rPr/>
        <w:t>2 Select</w:t>
      </w:r>
      <w:r>
        <w:fldChar w:fldCharType="end"/>
      </w:r>
      <w:r w:rsidR="007545BD">
        <w:rPr/>
        <w:t xml:space="preserve"> the policy, Click on Create Exemption.</w:t>
      </w:r>
    </w:p>
    <w:p w:rsidR="007545BD" w:rsidP="00D11480" w:rsidRDefault="007545BD" w14:paraId="6E981228" w14:textId="77777777">
      <w:pPr>
        <w:jc w:val="both"/>
      </w:pPr>
    </w:p>
    <w:p w:rsidR="007545BD" w:rsidP="007545BD" w:rsidRDefault="007545BD" w14:paraId="3FC844D4" w14:textId="0336DD9C">
      <w:pPr>
        <w:spacing w:after="0"/>
        <w:jc w:val="both"/>
      </w:pPr>
      <w:r w:rsidR="004D6093">
        <w:drawing>
          <wp:inline wp14:editId="219281B0" wp14:anchorId="20912923">
            <wp:extent cx="5745482" cy="4502150"/>
            <wp:effectExtent l="19050" t="19050" r="26670" b="12700"/>
            <wp:docPr id="1655591608" name="Picture 1" title=""/>
            <wp:cNvGraphicFramePr>
              <a:graphicFrameLocks noChangeAspect="1"/>
            </wp:cNvGraphicFramePr>
            <a:graphic>
              <a:graphicData uri="http://schemas.openxmlformats.org/drawingml/2006/picture">
                <pic:pic>
                  <pic:nvPicPr>
                    <pic:cNvPr id="0" name="Picture 1"/>
                    <pic:cNvPicPr/>
                  </pic:nvPicPr>
                  <pic:blipFill>
                    <a:blip r:embed="R3f847dd50a1d4ae6">
                      <a:extLst>
                        <a:ext xmlns:a="http://schemas.openxmlformats.org/drawingml/2006/main" uri="{28A0092B-C50C-407E-A947-70E740481C1C}">
                          <a14:useLocalDpi val="0"/>
                        </a:ext>
                      </a:extLst>
                    </a:blip>
                    <a:stretch>
                      <a:fillRect/>
                    </a:stretch>
                  </pic:blipFill>
                  <pic:spPr>
                    <a:xfrm rot="0" flipH="0" flipV="0">
                      <a:off x="0" y="0"/>
                      <a:ext cx="5745482" cy="4502150"/>
                    </a:xfrm>
                    <a:prstGeom prst="rect">
                      <a:avLst/>
                    </a:prstGeom>
                    <a:ln>
                      <a:solidFill>
                        <a:schemeClr val="accent1"/>
                      </a:solidFill>
                    </a:ln>
                  </pic:spPr>
                </pic:pic>
              </a:graphicData>
            </a:graphic>
          </wp:inline>
        </w:drawing>
      </w:r>
      <w:r w:rsidR="007545BD">
        <w:rPr/>
        <w:t xml:space="preserve">Figure </w:t>
      </w:r>
      <w:r>
        <w:fldChar w:fldCharType="begin"/>
      </w:r>
      <w:r>
        <w:instrText xml:space="preserve"> SEQ Figure \* ARABIC </w:instrText>
      </w:r>
      <w:r>
        <w:fldChar w:fldCharType="separate"/>
      </w:r>
      <w:r w:rsidRPr="6B312BCE" w:rsidR="007545BD">
        <w:rPr>
          <w:noProof/>
        </w:rPr>
        <w:t>3</w:t>
      </w:r>
      <w:r>
        <w:fldChar w:fldCharType="end"/>
      </w:r>
      <w:r w:rsidR="007545BD">
        <w:rPr/>
        <w:t xml:space="preserve"> Select the Exemption Scope (Subscription/ Resource Group / Resource).</w:t>
      </w:r>
    </w:p>
    <w:p w:rsidR="00B556B0" w:rsidP="00D11480" w:rsidRDefault="00B556B0" w14:paraId="2C2190A9" w14:textId="77777777">
      <w:pPr>
        <w:jc w:val="both"/>
      </w:pPr>
    </w:p>
    <w:p w:rsidRPr="006076FF" w:rsidR="00F0068C" w:rsidP="3B099937" w:rsidRDefault="009662ED" w14:paraId="3CFEC0CC" w14:textId="71FB6E82">
      <w:pPr>
        <w:pStyle w:val="Heading1"/>
        <w:spacing w:after="240"/>
        <w:jc w:val="both"/>
        <w:rPr>
          <w:rFonts w:eastAsia="Calibri" w:eastAsiaTheme="minorAscii"/>
          <w:color w:val="4472C4" w:themeColor="accent1"/>
        </w:rPr>
      </w:pPr>
      <w:bookmarkStart w:name="_Toc631130381" w:id="166526785"/>
      <w:r w:rsidRPr="3B099937" w:rsidR="009662ED">
        <w:rPr>
          <w:rFonts w:eastAsia="Calibri" w:eastAsiaTheme="minorAscii"/>
          <w:b w:val="1"/>
          <w:bCs w:val="1"/>
          <w:color w:val="000000" w:themeColor="text1" w:themeTint="FF" w:themeShade="FF"/>
        </w:rPr>
        <w:t>7</w:t>
      </w:r>
      <w:r w:rsidRPr="3B099937" w:rsidR="00F0068C">
        <w:rPr>
          <w:rFonts w:eastAsia="Calibri" w:eastAsiaTheme="minorAscii"/>
          <w:b w:val="1"/>
          <w:bCs w:val="1"/>
          <w:color w:val="000000" w:themeColor="text1" w:themeTint="FF" w:themeShade="FF"/>
        </w:rPr>
        <w:t>.</w:t>
      </w:r>
      <w:r w:rsidRPr="3B099937" w:rsidR="00F0068C">
        <w:rPr>
          <w:rFonts w:eastAsia="Calibri" w:eastAsiaTheme="minorAscii"/>
          <w:color w:val="000000" w:themeColor="text1" w:themeTint="FF" w:themeShade="FF"/>
        </w:rPr>
        <w:t xml:space="preserve"> </w:t>
      </w:r>
      <w:r w:rsidRPr="3B099937" w:rsidR="00B34E54">
        <w:rPr>
          <w:rFonts w:eastAsia="Calibri" w:eastAsiaTheme="minorAscii"/>
          <w:b w:val="1"/>
          <w:bCs w:val="1"/>
          <w:color w:val="4472C4" w:themeColor="accent1" w:themeTint="FF" w:themeShade="FF"/>
        </w:rPr>
        <w:t>Best practice</w:t>
      </w:r>
      <w:r w:rsidRPr="3B099937" w:rsidR="00F0068C">
        <w:rPr>
          <w:rFonts w:eastAsia="Calibri" w:eastAsiaTheme="minorAscii"/>
          <w:b w:val="1"/>
          <w:bCs w:val="1"/>
          <w:color w:val="4472C4" w:themeColor="accent1" w:themeTint="FF" w:themeShade="FF"/>
        </w:rPr>
        <w:t xml:space="preserve"> 0</w:t>
      </w:r>
      <w:r w:rsidRPr="3B099937" w:rsidR="009662ED">
        <w:rPr>
          <w:rFonts w:eastAsia="Calibri" w:eastAsiaTheme="minorAscii"/>
          <w:b w:val="1"/>
          <w:bCs w:val="1"/>
          <w:color w:val="4472C4" w:themeColor="accent1" w:themeTint="FF" w:themeShade="FF"/>
        </w:rPr>
        <w:t>7</w:t>
      </w:r>
      <w:r w:rsidRPr="3B099937" w:rsidR="00F0068C">
        <w:rPr>
          <w:rFonts w:eastAsia="Calibri" w:eastAsiaTheme="minorAscii"/>
          <w:b w:val="1"/>
          <w:bCs w:val="1"/>
          <w:color w:val="4472C4" w:themeColor="accent1" w:themeTint="FF" w:themeShade="FF"/>
        </w:rPr>
        <w:t xml:space="preserve"> </w:t>
      </w:r>
      <w:bookmarkStart w:name="_Hlk148359840" w:id="46"/>
      <w:r w:rsidRPr="3B099937" w:rsidR="0016252A">
        <w:rPr>
          <w:rFonts w:eastAsia="Calibri" w:eastAsiaTheme="minorAscii"/>
          <w:b w:val="1"/>
          <w:bCs w:val="1"/>
          <w:color w:val="4472C4" w:themeColor="accent1" w:themeTint="FF" w:themeShade="FF"/>
        </w:rPr>
        <w:t>Resource logs in IoT Hub should be enabled</w:t>
      </w:r>
      <w:bookmarkEnd w:id="46"/>
      <w:r w:rsidRPr="3B099937" w:rsidR="00F0068C">
        <w:rPr>
          <w:rFonts w:eastAsia="Calibri" w:eastAsiaTheme="minorAscii"/>
          <w:b w:val="1"/>
          <w:bCs w:val="1"/>
          <w:color w:val="4472C4" w:themeColor="accent1" w:themeTint="FF" w:themeShade="FF"/>
        </w:rPr>
        <w:t>.</w:t>
      </w:r>
      <w:bookmarkEnd w:id="166526785"/>
    </w:p>
    <w:p w:rsidRPr="00CB40D4" w:rsidR="00F0068C" w:rsidP="00D11480" w:rsidRDefault="009662ED" w14:paraId="1437189F" w14:textId="77A627E5">
      <w:pPr>
        <w:pStyle w:val="ListParagraph"/>
        <w:spacing w:after="240"/>
        <w:ind w:left="0"/>
        <w:jc w:val="both"/>
      </w:pPr>
      <w:bookmarkStart w:name="_Toc1822890369" w:id="1934782764"/>
      <w:r w:rsidRPr="3B099937" w:rsidR="009662ED">
        <w:rPr>
          <w:rStyle w:val="Heading1Char"/>
          <w:b w:val="1"/>
          <w:bCs w:val="1"/>
        </w:rPr>
        <w:t>7</w:t>
      </w:r>
      <w:r w:rsidRPr="3B099937" w:rsidR="00F0068C">
        <w:rPr>
          <w:rStyle w:val="Heading1Char"/>
          <w:b w:val="1"/>
          <w:bCs w:val="1"/>
        </w:rPr>
        <w:t>.1</w:t>
      </w:r>
      <w:r w:rsidRPr="3B099937" w:rsidR="00F0068C">
        <w:rPr>
          <w:rStyle w:val="Heading1Char"/>
          <w:b w:val="1"/>
          <w:bCs w:val="1"/>
        </w:rPr>
        <w:t xml:space="preserve"> </w:t>
      </w:r>
      <w:r w:rsidRPr="3B099937" w:rsidR="00F0068C">
        <w:rPr>
          <w:rStyle w:val="Heading1Char"/>
          <w:b w:val="1"/>
          <w:bCs w:val="1"/>
          <w:color w:val="4472C4" w:themeColor="accent1" w:themeTint="FF" w:themeShade="FF"/>
        </w:rPr>
        <w:t>Description</w:t>
      </w:r>
      <w:bookmarkEnd w:id="1934782764"/>
      <w:r w:rsidR="002618DD">
        <w:rPr/>
        <w:t xml:space="preserve"> </w:t>
      </w:r>
      <w:r w:rsidR="002618DD">
        <w:rPr/>
        <w:t>Audit enabling of resource logs. This enables you to recreate activity trails to use for investigation purposes; when a security incident occurs or when your network is compromised</w:t>
      </w:r>
      <w:r w:rsidR="00F0068C">
        <w:rPr/>
        <w:t>.</w:t>
      </w:r>
    </w:p>
    <w:p w:rsidRPr="00CB40D4" w:rsidR="00F0068C" w:rsidP="00D11480" w:rsidRDefault="009662ED" w14:paraId="20B83C51" w14:textId="374CD7F5">
      <w:pPr>
        <w:jc w:val="both"/>
      </w:pPr>
      <w:bookmarkStart w:name="_Toc94373685" w:id="960901279"/>
      <w:r w:rsidRPr="3B099937" w:rsidR="009662ED">
        <w:rPr>
          <w:rStyle w:val="Heading1Char"/>
          <w:b w:val="1"/>
          <w:bCs w:val="1"/>
        </w:rPr>
        <w:t>7</w:t>
      </w:r>
      <w:r w:rsidRPr="3B099937" w:rsidR="00F0068C">
        <w:rPr>
          <w:rStyle w:val="Heading1Char"/>
          <w:b w:val="1"/>
          <w:bCs w:val="1"/>
        </w:rPr>
        <w:t>.2</w:t>
      </w:r>
      <w:r w:rsidRPr="3B099937" w:rsidR="00F0068C">
        <w:rPr>
          <w:rStyle w:val="Heading1Char"/>
          <w:b w:val="1"/>
          <w:bCs w:val="1"/>
        </w:rPr>
        <w:t xml:space="preserve"> </w:t>
      </w:r>
      <w:r w:rsidRPr="3B099937" w:rsidR="00F0068C">
        <w:rPr>
          <w:rStyle w:val="Heading1Char"/>
          <w:b w:val="1"/>
          <w:bCs w:val="1"/>
          <w:color w:val="4471C4"/>
        </w:rPr>
        <w:t>Control Domain</w:t>
      </w:r>
      <w:bookmarkEnd w:id="960901279"/>
      <w:r w:rsidRPr="3B099937" w:rsidR="00F0068C">
        <w:rPr>
          <w:b w:val="1"/>
          <w:bCs w:val="1"/>
          <w:color w:val="4471C4"/>
          <w:sz w:val="24"/>
          <w:szCs w:val="24"/>
        </w:rPr>
        <w:t xml:space="preserve"> </w:t>
      </w:r>
      <w:r w:rsidR="00411318">
        <w:rPr/>
        <w:t>CMMC L3 AU.3.048</w:t>
      </w:r>
      <w:r w:rsidR="000709D7">
        <w:rPr/>
        <w:t>, 1204.09aa1System.3-</w:t>
      </w:r>
      <w:bookmarkStart w:name="_Int_wM2MCrYW" w:id="460764176"/>
      <w:r w:rsidR="000709D7">
        <w:rPr/>
        <w:t>09.aa</w:t>
      </w:r>
      <w:bookmarkEnd w:id="460764176"/>
      <w:r w:rsidR="003821A3">
        <w:rPr/>
        <w:t>, NZISM Security Benchmark AC-17.</w:t>
      </w:r>
    </w:p>
    <w:p w:rsidR="00F0068C" w:rsidP="3B099937" w:rsidRDefault="009662ED" w14:paraId="56EEBDE0" w14:textId="66A6EEC0">
      <w:pPr>
        <w:shd w:val="clear" w:color="auto" w:fill="FFFFFF" w:themeFill="background1"/>
        <w:spacing w:before="100" w:beforeAutospacing="on" w:after="100" w:afterAutospacing="on" w:line="240" w:lineRule="auto"/>
        <w:jc w:val="both"/>
      </w:pPr>
      <w:bookmarkStart w:name="_Toc1322092516" w:id="277759182"/>
      <w:r w:rsidRPr="3B099937" w:rsidR="009662ED">
        <w:rPr>
          <w:rStyle w:val="Heading1Char"/>
          <w:b w:val="1"/>
          <w:bCs w:val="1"/>
        </w:rPr>
        <w:t>7</w:t>
      </w:r>
      <w:r w:rsidRPr="3B099937" w:rsidR="00F0068C">
        <w:rPr>
          <w:rStyle w:val="Heading1Char"/>
          <w:b w:val="1"/>
          <w:bCs w:val="1"/>
        </w:rPr>
        <w:t>.3</w:t>
      </w:r>
      <w:r w:rsidRPr="3B099937" w:rsidR="00F0068C">
        <w:rPr>
          <w:rStyle w:val="Heading1Char"/>
          <w:b w:val="1"/>
          <w:bCs w:val="1"/>
        </w:rPr>
        <w:t xml:space="preserve"> </w:t>
      </w:r>
      <w:r w:rsidRPr="3B099937" w:rsidR="00F0068C">
        <w:rPr>
          <w:rStyle w:val="Heading1Char"/>
          <w:b w:val="1"/>
          <w:bCs w:val="1"/>
          <w:color w:val="4472C4" w:themeColor="accent1" w:themeTint="FF" w:themeShade="FF"/>
        </w:rPr>
        <w:t>Non-Compliance Message</w:t>
      </w:r>
      <w:bookmarkEnd w:id="277759182"/>
      <w:r w:rsidRPr="3B099937" w:rsidR="00F0068C">
        <w:rPr>
          <w:b w:val="1"/>
          <w:bCs w:val="1"/>
          <w:color w:val="4472C4" w:themeColor="accent1" w:themeTint="FF" w:themeShade="FF"/>
          <w:sz w:val="24"/>
          <w:szCs w:val="24"/>
        </w:rPr>
        <w:t xml:space="preserve"> </w:t>
      </w:r>
      <w:r w:rsidR="00F0068C">
        <w:rPr/>
        <w:t xml:space="preserve">In accordance with ELC IT-Security Compliance &amp; Azure Benchmark, it is recommended </w:t>
      </w:r>
      <w:r w:rsidR="002618DD">
        <w:rPr/>
        <w:t>Resource logs in IoT Hub should be enabled</w:t>
      </w:r>
      <w:r w:rsidR="00F0068C">
        <w:rPr/>
        <w:t xml:space="preserve">. Please Notify to 'elcitprod@service-now.com' for any non-compliance or </w:t>
      </w:r>
      <w:r w:rsidR="00F0068C">
        <w:rPr/>
        <w:t>assistance</w:t>
      </w:r>
      <w:r w:rsidR="00F0068C">
        <w:rPr/>
        <w:t xml:space="preserve"> </w:t>
      </w:r>
      <w:r w:rsidR="00F0068C">
        <w:rPr/>
        <w:t>required</w:t>
      </w:r>
      <w:r w:rsidR="00F0068C">
        <w:rPr/>
        <w:t>.</w:t>
      </w:r>
    </w:p>
    <w:p w:rsidR="00F0068C" w:rsidP="00D11480" w:rsidRDefault="009662ED" w14:paraId="65D4E7E2" w14:textId="1A2BF671">
      <w:pPr>
        <w:pStyle w:val="Heading1"/>
        <w:jc w:val="both"/>
        <w:rPr>
          <w:b w:val="1"/>
          <w:bCs w:val="1"/>
        </w:rPr>
      </w:pPr>
      <w:bookmarkStart w:name="_Toc1283727653" w:id="607041009"/>
      <w:r w:rsidRPr="3B099937" w:rsidR="009662ED">
        <w:rPr>
          <w:b w:val="1"/>
          <w:bCs w:val="1"/>
        </w:rPr>
        <w:t>7</w:t>
      </w:r>
      <w:r w:rsidRPr="3B099937" w:rsidR="00F0068C">
        <w:rPr>
          <w:b w:val="1"/>
          <w:bCs w:val="1"/>
        </w:rPr>
        <w:t>.4</w:t>
      </w:r>
      <w:r w:rsidRPr="3B099937" w:rsidR="00F0068C">
        <w:rPr>
          <w:b w:val="1"/>
          <w:bCs w:val="1"/>
        </w:rPr>
        <w:t xml:space="preserve"> </w:t>
      </w:r>
      <w:r w:rsidRPr="3B099937" w:rsidR="00F0068C">
        <w:rPr>
          <w:rFonts w:eastAsia="Calibri" w:eastAsiaTheme="minorAscii"/>
          <w:b w:val="1"/>
          <w:bCs w:val="1"/>
          <w:color w:val="4472C4" w:themeColor="accent1" w:themeTint="FF" w:themeShade="FF"/>
        </w:rPr>
        <w:t xml:space="preserve">Policy </w:t>
      </w:r>
      <w:r w:rsidRPr="3B099937" w:rsidR="00B34E54">
        <w:rPr>
          <w:rFonts w:eastAsia="Calibri" w:eastAsiaTheme="minorAscii"/>
          <w:b w:val="1"/>
          <w:bCs w:val="1"/>
          <w:color w:val="4472C4" w:themeColor="accent1" w:themeTint="FF" w:themeShade="FF"/>
        </w:rPr>
        <w:t>Definition</w:t>
      </w:r>
      <w:bookmarkEnd w:id="607041009"/>
    </w:p>
    <w:p w:rsidRPr="00A02B38" w:rsidR="00A02B38" w:rsidP="00D11480" w:rsidRDefault="00A02B38" w14:paraId="6860B48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w:t>
      </w:r>
    </w:p>
    <w:p w:rsidRPr="00A02B38" w:rsidR="00A02B38" w:rsidP="00D11480" w:rsidRDefault="00A02B38" w14:paraId="60FBCD8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"properties": {</w:t>
      </w:r>
    </w:p>
    <w:p w:rsidRPr="00A02B38" w:rsidR="00A02B38" w:rsidP="00D11480" w:rsidRDefault="00A02B38" w14:paraId="3707BBD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"displayName": "Resource logs in IoT Hub should be enabled",</w:t>
      </w:r>
    </w:p>
    <w:p w:rsidRPr="00A02B38" w:rsidR="00A02B38" w:rsidP="00D11480" w:rsidRDefault="00A02B38" w14:paraId="3EBEB34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"policyType": "BuiltIn",</w:t>
      </w:r>
    </w:p>
    <w:p w:rsidRPr="00A02B38" w:rsidR="00A02B38" w:rsidP="00D11480" w:rsidRDefault="00A02B38" w14:paraId="34F061C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"mode": "Indexed",</w:t>
      </w:r>
    </w:p>
    <w:p w:rsidRPr="00A02B38" w:rsidR="00A02B38" w:rsidP="00D11480" w:rsidRDefault="00A02B38" w14:paraId="04E468A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"description": "Audit enabling of resource logs. This enables you to recreate activity trails to use for investigation purposes; when a security incident occurs or when your network is compromised",</w:t>
      </w:r>
    </w:p>
    <w:p w:rsidRPr="00A02B38" w:rsidR="00A02B38" w:rsidP="00D11480" w:rsidRDefault="00A02B38" w14:paraId="498FF2E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"metadata": {</w:t>
      </w:r>
    </w:p>
    <w:p w:rsidRPr="00A02B38" w:rsidR="00A02B38" w:rsidP="00D11480" w:rsidRDefault="00A02B38" w14:paraId="3266B47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"version": "3.1.0",</w:t>
      </w:r>
    </w:p>
    <w:p w:rsidRPr="00A02B38" w:rsidR="00A02B38" w:rsidP="00D11480" w:rsidRDefault="00A02B38" w14:paraId="2926926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"category": "Internet of Things"</w:t>
      </w:r>
    </w:p>
    <w:p w:rsidRPr="00A02B38" w:rsidR="00A02B38" w:rsidP="00D11480" w:rsidRDefault="00A02B38" w14:paraId="47CA2F7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328C943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"parameters": {</w:t>
      </w:r>
    </w:p>
    <w:p w:rsidRPr="00A02B38" w:rsidR="00A02B38" w:rsidP="00D11480" w:rsidRDefault="00A02B38" w14:paraId="561FF37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"effect": {</w:t>
      </w:r>
    </w:p>
    <w:p w:rsidRPr="00A02B38" w:rsidR="00A02B38" w:rsidP="00D11480" w:rsidRDefault="00A02B38" w14:paraId="22CB765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"type": "String",</w:t>
      </w:r>
    </w:p>
    <w:p w:rsidRPr="00A02B38" w:rsidR="00A02B38" w:rsidP="00D11480" w:rsidRDefault="00A02B38" w14:paraId="7286DEB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"metadata": {</w:t>
      </w:r>
    </w:p>
    <w:p w:rsidRPr="00A02B38" w:rsidR="00A02B38" w:rsidP="00D11480" w:rsidRDefault="00A02B38" w14:paraId="3B1ACB6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"displayName": "Effect",</w:t>
      </w:r>
    </w:p>
    <w:p w:rsidRPr="00A02B38" w:rsidR="00A02B38" w:rsidP="00D11480" w:rsidRDefault="00A02B38" w14:paraId="0DFAF03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A02B38" w:rsidR="00A02B38" w:rsidP="00D11480" w:rsidRDefault="00A02B38" w14:paraId="6EDF0D4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7E0C60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"allowedValues": [</w:t>
      </w:r>
    </w:p>
    <w:p w:rsidRPr="00A02B38" w:rsidR="00A02B38" w:rsidP="00D11480" w:rsidRDefault="00A02B38" w14:paraId="3BD2E8B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"AuditIfNotExists",</w:t>
      </w:r>
    </w:p>
    <w:p w:rsidRPr="00A02B38" w:rsidR="00A02B38" w:rsidP="00D11480" w:rsidRDefault="00A02B38" w14:paraId="253718F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"Disabled"</w:t>
      </w:r>
    </w:p>
    <w:p w:rsidRPr="00A02B38" w:rsidR="00A02B38" w:rsidP="00D11480" w:rsidRDefault="00A02B38" w14:paraId="4DC4823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06C40EF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"defaultValue": "AuditIfNotExists"</w:t>
      </w:r>
    </w:p>
    <w:p w:rsidRPr="00A02B38" w:rsidR="00A02B38" w:rsidP="00D11480" w:rsidRDefault="00A02B38" w14:paraId="2A7FAA5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7EB5DE4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"requiredRetentionDays": {</w:t>
      </w:r>
    </w:p>
    <w:p w:rsidRPr="00A02B38" w:rsidR="00A02B38" w:rsidP="00D11480" w:rsidRDefault="00A02B38" w14:paraId="221D6FD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"type": "String",</w:t>
      </w:r>
    </w:p>
    <w:p w:rsidRPr="00A02B38" w:rsidR="00A02B38" w:rsidP="00D11480" w:rsidRDefault="00A02B38" w14:paraId="5E582BF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"metadata": {</w:t>
      </w:r>
    </w:p>
    <w:p w:rsidRPr="00A02B38" w:rsidR="00A02B38" w:rsidP="00D11480" w:rsidRDefault="00A02B38" w14:paraId="779CCBD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"displayName": "Required retention (days)",</w:t>
      </w:r>
    </w:p>
    <w:p w:rsidRPr="00A02B38" w:rsidR="00A02B38" w:rsidP="00D11480" w:rsidRDefault="00A02B38" w14:paraId="55461BF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"description": "The required resource logs retention in days"</w:t>
      </w:r>
    </w:p>
    <w:p w:rsidRPr="00A02B38" w:rsidR="00A02B38" w:rsidP="00D11480" w:rsidRDefault="00A02B38" w14:paraId="7DAC2A4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0DF95B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"defaultValue": "365"</w:t>
      </w:r>
    </w:p>
    <w:p w:rsidRPr="00A02B38" w:rsidR="00A02B38" w:rsidP="00D11480" w:rsidRDefault="00A02B38" w14:paraId="2C7EEA0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1BE55EB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496E9D1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"policyRule": {</w:t>
      </w:r>
    </w:p>
    <w:p w:rsidRPr="00A02B38" w:rsidR="00A02B38" w:rsidP="00D11480" w:rsidRDefault="00A02B38" w14:paraId="338C7D2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"if": {</w:t>
      </w:r>
    </w:p>
    <w:p w:rsidRPr="00A02B38" w:rsidR="00A02B38" w:rsidP="00D11480" w:rsidRDefault="00A02B38" w14:paraId="2FAB05A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"field": "type",</w:t>
      </w:r>
    </w:p>
    <w:p w:rsidRPr="00A02B38" w:rsidR="00A02B38" w:rsidP="00D11480" w:rsidRDefault="00A02B38" w14:paraId="4F05D85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"equals": "Microsoft.Devices/IotHubs"</w:t>
      </w:r>
    </w:p>
    <w:p w:rsidRPr="00A02B38" w:rsidR="00A02B38" w:rsidP="00D11480" w:rsidRDefault="00A02B38" w14:paraId="2E49BD0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DE48DB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"then": {</w:t>
      </w:r>
    </w:p>
    <w:p w:rsidRPr="00A02B38" w:rsidR="00A02B38" w:rsidP="00D11480" w:rsidRDefault="00A02B38" w14:paraId="241D110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"effect": "[parameters('effect')]",</w:t>
      </w:r>
    </w:p>
    <w:p w:rsidRPr="00A02B38" w:rsidR="00A02B38" w:rsidP="00D11480" w:rsidRDefault="00A02B38" w14:paraId="0A22FCD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"details": {</w:t>
      </w:r>
    </w:p>
    <w:p w:rsidRPr="00A02B38" w:rsidR="00A02B38" w:rsidP="00D11480" w:rsidRDefault="00A02B38" w14:paraId="7B4A2F3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"type": "Microsoft.Insights/diagnosticSettings",</w:t>
      </w:r>
    </w:p>
    <w:p w:rsidRPr="00A02B38" w:rsidR="00A02B38" w:rsidP="00D11480" w:rsidRDefault="00A02B38" w14:paraId="68019DB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"existenceCondition": {</w:t>
      </w:r>
    </w:p>
    <w:p w:rsidRPr="00A02B38" w:rsidR="00A02B38" w:rsidP="00D11480" w:rsidRDefault="00A02B38" w14:paraId="210CDF7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"count": {</w:t>
      </w:r>
    </w:p>
    <w:p w:rsidRPr="00A02B38" w:rsidR="00A02B38" w:rsidP="00D11480" w:rsidRDefault="00A02B38" w14:paraId="05E655A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sidR="00A02B38">
        <w:rPr>
          <w:rFonts w:ascii="Consolas" w:hAnsi="Consolas" w:eastAsia="Times New Roman" w:cs="Times New Roman"/>
          <w:color w:val="CCCCCC"/>
          <w:kern w:val="0"/>
          <w:sz w:val="21"/>
          <w:szCs w:val="21"/>
          <w:lang w:eastAsia="en-IN"/>
          <w14:ligatures w14:val="none"/>
        </w:rPr>
        <w:t xml:space="preserve">              "field": "</w:t>
      </w:r>
      <w:r w:rsidRPr="00A02B38" w:rsidR="00A02B38">
        <w:rPr>
          <w:rFonts w:ascii="Consolas" w:hAnsi="Consolas" w:eastAsia="Times New Roman" w:cs="Times New Roman"/>
          <w:color w:val="CCCCCC"/>
          <w:kern w:val="0"/>
          <w:sz w:val="21"/>
          <w:szCs w:val="21"/>
          <w:lang w:eastAsia="en-IN"/>
          <w14:ligatures w14:val="none"/>
        </w:rPr>
        <w:t xml:space="preserve">Microsoft.Insights</w:t>
      </w:r>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diagnosticSettings</w:t>
      </w:r>
      <w:r w:rsidRPr="00A02B38" w:rsidR="00A02B38">
        <w:rPr>
          <w:rFonts w:ascii="Consolas" w:hAnsi="Consolas" w:eastAsia="Times New Roman" w:cs="Times New Roman"/>
          <w:color w:val="CCCCCC"/>
          <w:kern w:val="0"/>
          <w:sz w:val="21"/>
          <w:szCs w:val="21"/>
          <w:lang w:eastAsia="en-IN"/>
          <w14:ligatures w14:val="none"/>
        </w:rPr>
        <w:t xml:space="preserve">/</w:t>
      </w:r>
      <w:bookmarkStart w:name="_Int_Iio3d9BH" w:id="2060995809"/>
      <w:r w:rsidRPr="00A02B38" w:rsidR="00A02B38">
        <w:rPr>
          <w:rFonts w:ascii="Consolas" w:hAnsi="Consolas" w:eastAsia="Times New Roman" w:cs="Times New Roman"/>
          <w:color w:val="CCCCCC"/>
          <w:kern w:val="0"/>
          <w:sz w:val="21"/>
          <w:szCs w:val="21"/>
          <w:lang w:eastAsia="en-IN"/>
          <w14:ligatures w14:val="none"/>
        </w:rPr>
        <w:t xml:space="preserve">logs[</w:t>
      </w:r>
      <w:bookmarkEnd w:id="2060995809"/>
      <w:r w:rsidRPr="00A02B38" w:rsidR="00A02B38">
        <w:rPr>
          <w:rFonts w:ascii="Consolas" w:hAnsi="Consolas" w:eastAsia="Times New Roman" w:cs="Times New Roman"/>
          <w:color w:val="CCCCCC"/>
          <w:kern w:val="0"/>
          <w:sz w:val="21"/>
          <w:szCs w:val="21"/>
          <w:lang w:eastAsia="en-IN"/>
          <w14:ligatures w14:val="none"/>
        </w:rPr>
        <w:t xml:space="preserve">*]",</w:t>
      </w:r>
    </w:p>
    <w:p w:rsidRPr="00A02B38" w:rsidR="00A02B38" w:rsidP="00D11480" w:rsidRDefault="00A02B38" w14:paraId="707033E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"where": {</w:t>
      </w:r>
    </w:p>
    <w:p w:rsidRPr="00A02B38" w:rsidR="00A02B38" w:rsidP="00D11480" w:rsidRDefault="00A02B38" w14:paraId="1B839E5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"anyOf": [</w:t>
      </w:r>
    </w:p>
    <w:p w:rsidRPr="00A02B38" w:rsidR="00A02B38" w:rsidP="00D11480" w:rsidRDefault="00A02B38" w14:paraId="235DB09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C4C73E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"allOf": [</w:t>
      </w:r>
    </w:p>
    <w:p w:rsidRPr="00A02B38" w:rsidR="00A02B38" w:rsidP="00D11480" w:rsidRDefault="00A02B38" w14:paraId="7C07906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493C9D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sidR="00A02B38">
        <w:rPr>
          <w:rFonts w:ascii="Consolas" w:hAnsi="Consolas" w:eastAsia="Times New Roman" w:cs="Times New Roman"/>
          <w:color w:val="CCCCCC"/>
          <w:kern w:val="0"/>
          <w:sz w:val="21"/>
          <w:szCs w:val="21"/>
          <w:lang w:eastAsia="en-IN"/>
          <w14:ligatures w14:val="none"/>
        </w:rPr>
        <w:t xml:space="preserve">                        "field": "</w:t>
      </w:r>
      <w:r w:rsidRPr="00A02B38" w:rsidR="00A02B38">
        <w:rPr>
          <w:rFonts w:ascii="Consolas" w:hAnsi="Consolas" w:eastAsia="Times New Roman" w:cs="Times New Roman"/>
          <w:color w:val="CCCCCC"/>
          <w:kern w:val="0"/>
          <w:sz w:val="21"/>
          <w:szCs w:val="21"/>
          <w:lang w:eastAsia="en-IN"/>
          <w14:ligatures w14:val="none"/>
        </w:rPr>
        <w:t xml:space="preserve">Microsoft.Insights</w:t>
      </w:r>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diagnosticSettings</w:t>
      </w:r>
      <w:r w:rsidRPr="00A02B38" w:rsidR="00A02B38">
        <w:rPr>
          <w:rFonts w:ascii="Consolas" w:hAnsi="Consolas" w:eastAsia="Times New Roman" w:cs="Times New Roman"/>
          <w:color w:val="CCCCCC"/>
          <w:kern w:val="0"/>
          <w:sz w:val="21"/>
          <w:szCs w:val="21"/>
          <w:lang w:eastAsia="en-IN"/>
          <w14:ligatures w14:val="none"/>
        </w:rPr>
        <w:t xml:space="preserve">/</w:t>
      </w:r>
      <w:bookmarkStart w:name="_Int_UKRfjKWh" w:id="1320973129"/>
      <w:r w:rsidRPr="00A02B38" w:rsidR="00A02B38">
        <w:rPr>
          <w:rFonts w:ascii="Consolas" w:hAnsi="Consolas" w:eastAsia="Times New Roman" w:cs="Times New Roman"/>
          <w:color w:val="CCCCCC"/>
          <w:kern w:val="0"/>
          <w:sz w:val="21"/>
          <w:szCs w:val="21"/>
          <w:lang w:eastAsia="en-IN"/>
          <w14:ligatures w14:val="none"/>
        </w:rPr>
        <w:t xml:space="preserve">logs[</w:t>
      </w:r>
      <w:bookmarkEnd w:id="1320973129"/>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retentionPolicy.enabled</w:t>
      </w:r>
      <w:r w:rsidRPr="00A02B38" w:rsidR="00A02B38">
        <w:rPr>
          <w:rFonts w:ascii="Consolas" w:hAnsi="Consolas" w:eastAsia="Times New Roman" w:cs="Times New Roman"/>
          <w:color w:val="CCCCCC"/>
          <w:kern w:val="0"/>
          <w:sz w:val="21"/>
          <w:szCs w:val="21"/>
          <w:lang w:eastAsia="en-IN"/>
          <w14:ligatures w14:val="none"/>
        </w:rPr>
        <w:t xml:space="preserve">",</w:t>
      </w:r>
    </w:p>
    <w:p w:rsidRPr="00A02B38" w:rsidR="00A02B38" w:rsidP="00D11480" w:rsidRDefault="00A02B38" w14:paraId="3566EA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"equals": "true"</w:t>
      </w:r>
    </w:p>
    <w:p w:rsidRPr="00A02B38" w:rsidR="00A02B38" w:rsidP="00D11480" w:rsidRDefault="00A02B38" w14:paraId="482C826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6E93994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2F6C66A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"anyOf": [</w:t>
      </w:r>
    </w:p>
    <w:p w:rsidRPr="00A02B38" w:rsidR="00A02B38" w:rsidP="00D11480" w:rsidRDefault="00A02B38" w14:paraId="6CA9F18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4EA4778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sidR="00A02B38">
        <w:rPr>
          <w:rFonts w:ascii="Consolas" w:hAnsi="Consolas" w:eastAsia="Times New Roman" w:cs="Times New Roman"/>
          <w:color w:val="CCCCCC"/>
          <w:kern w:val="0"/>
          <w:sz w:val="21"/>
          <w:szCs w:val="21"/>
          <w:lang w:eastAsia="en-IN"/>
          <w14:ligatures w14:val="none"/>
        </w:rPr>
        <w:t xml:space="preserve">                            "field": "</w:t>
      </w:r>
      <w:r w:rsidRPr="00A02B38" w:rsidR="00A02B38">
        <w:rPr>
          <w:rFonts w:ascii="Consolas" w:hAnsi="Consolas" w:eastAsia="Times New Roman" w:cs="Times New Roman"/>
          <w:color w:val="CCCCCC"/>
          <w:kern w:val="0"/>
          <w:sz w:val="21"/>
          <w:szCs w:val="21"/>
          <w:lang w:eastAsia="en-IN"/>
          <w14:ligatures w14:val="none"/>
        </w:rPr>
        <w:t xml:space="preserve">Microsoft.Insights</w:t>
      </w:r>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diagnosticSettings</w:t>
      </w:r>
      <w:r w:rsidRPr="00A02B38" w:rsidR="00A02B38">
        <w:rPr>
          <w:rFonts w:ascii="Consolas" w:hAnsi="Consolas" w:eastAsia="Times New Roman" w:cs="Times New Roman"/>
          <w:color w:val="CCCCCC"/>
          <w:kern w:val="0"/>
          <w:sz w:val="21"/>
          <w:szCs w:val="21"/>
          <w:lang w:eastAsia="en-IN"/>
          <w14:ligatures w14:val="none"/>
        </w:rPr>
        <w:t xml:space="preserve">/</w:t>
      </w:r>
      <w:bookmarkStart w:name="_Int_ZLlZ0IPe" w:id="1012120650"/>
      <w:r w:rsidRPr="00A02B38" w:rsidR="00A02B38">
        <w:rPr>
          <w:rFonts w:ascii="Consolas" w:hAnsi="Consolas" w:eastAsia="Times New Roman" w:cs="Times New Roman"/>
          <w:color w:val="CCCCCC"/>
          <w:kern w:val="0"/>
          <w:sz w:val="21"/>
          <w:szCs w:val="21"/>
          <w:lang w:eastAsia="en-IN"/>
          <w14:ligatures w14:val="none"/>
        </w:rPr>
        <w:t xml:space="preserve">logs[</w:t>
      </w:r>
      <w:bookmarkEnd w:id="1012120650"/>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retentionPolicy.days</w:t>
      </w:r>
      <w:r w:rsidRPr="00A02B38" w:rsidR="00A02B38">
        <w:rPr>
          <w:rFonts w:ascii="Consolas" w:hAnsi="Consolas" w:eastAsia="Times New Roman" w:cs="Times New Roman"/>
          <w:color w:val="CCCCCC"/>
          <w:kern w:val="0"/>
          <w:sz w:val="21"/>
          <w:szCs w:val="21"/>
          <w:lang w:eastAsia="en-IN"/>
          <w14:ligatures w14:val="none"/>
        </w:rPr>
        <w:t xml:space="preserve">",</w:t>
      </w:r>
    </w:p>
    <w:p w:rsidRPr="00A02B38" w:rsidR="00A02B38" w:rsidP="00D11480" w:rsidRDefault="00A02B38" w14:paraId="16895C3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"equals": "0"</w:t>
      </w:r>
    </w:p>
    <w:p w:rsidRPr="00A02B38" w:rsidR="00A02B38" w:rsidP="00D11480" w:rsidRDefault="00A02B38" w14:paraId="2EA3875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28BFAE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F24879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sidR="00A02B38">
        <w:rPr>
          <w:rFonts w:ascii="Consolas" w:hAnsi="Consolas" w:eastAsia="Times New Roman" w:cs="Times New Roman"/>
          <w:color w:val="CCCCCC"/>
          <w:kern w:val="0"/>
          <w:sz w:val="21"/>
          <w:szCs w:val="21"/>
          <w:lang w:eastAsia="en-IN"/>
          <w14:ligatures w14:val="none"/>
        </w:rPr>
        <w:t xml:space="preserve">                            "value": "[</w:t>
      </w:r>
      <w:r w:rsidRPr="00A02B38" w:rsidR="00A02B38">
        <w:rPr>
          <w:rFonts w:ascii="Consolas" w:hAnsi="Consolas" w:eastAsia="Times New Roman" w:cs="Times New Roman"/>
          <w:color w:val="CCCCCC"/>
          <w:kern w:val="0"/>
          <w:sz w:val="21"/>
          <w:szCs w:val="21"/>
          <w:lang w:eastAsia="en-IN"/>
          <w14:ligatures w14:val="none"/>
        </w:rPr>
        <w:t xml:space="preserve">padLeft</w:t>
      </w:r>
      <w:r w:rsidRPr="00A02B38" w:rsidR="00A02B38">
        <w:rPr>
          <w:rFonts w:ascii="Consolas" w:hAnsi="Consolas" w:eastAsia="Times New Roman" w:cs="Times New Roman"/>
          <w:color w:val="CCCCCC"/>
          <w:kern w:val="0"/>
          <w:sz w:val="21"/>
          <w:szCs w:val="21"/>
          <w:lang w:eastAsia="en-IN"/>
          <w14:ligatures w14:val="none"/>
        </w:rPr>
        <w:t xml:space="preserve">(current('</w:t>
      </w:r>
      <w:r w:rsidRPr="00A02B38" w:rsidR="00A02B38">
        <w:rPr>
          <w:rFonts w:ascii="Consolas" w:hAnsi="Consolas" w:eastAsia="Times New Roman" w:cs="Times New Roman"/>
          <w:color w:val="CCCCCC"/>
          <w:kern w:val="0"/>
          <w:sz w:val="21"/>
          <w:szCs w:val="21"/>
          <w:lang w:eastAsia="en-IN"/>
          <w14:ligatures w14:val="none"/>
        </w:rPr>
        <w:t xml:space="preserve">Microsoft.Insights</w:t>
      </w:r>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diagnosticSettings</w:t>
      </w:r>
      <w:r w:rsidRPr="00A02B38" w:rsidR="00A02B38">
        <w:rPr>
          <w:rFonts w:ascii="Consolas" w:hAnsi="Consolas" w:eastAsia="Times New Roman" w:cs="Times New Roman"/>
          <w:color w:val="CCCCCC"/>
          <w:kern w:val="0"/>
          <w:sz w:val="21"/>
          <w:szCs w:val="21"/>
          <w:lang w:eastAsia="en-IN"/>
          <w14:ligatures w14:val="none"/>
        </w:rPr>
        <w:t xml:space="preserve">/</w:t>
      </w:r>
      <w:bookmarkStart w:name="_Int_8H2nIRw7" w:id="1267582115"/>
      <w:r w:rsidRPr="00A02B38" w:rsidR="00A02B38">
        <w:rPr>
          <w:rFonts w:ascii="Consolas" w:hAnsi="Consolas" w:eastAsia="Times New Roman" w:cs="Times New Roman"/>
          <w:color w:val="CCCCCC"/>
          <w:kern w:val="0"/>
          <w:sz w:val="21"/>
          <w:szCs w:val="21"/>
          <w:lang w:eastAsia="en-IN"/>
          <w14:ligatures w14:val="none"/>
        </w:rPr>
        <w:t xml:space="preserve">logs[</w:t>
      </w:r>
      <w:bookmarkEnd w:id="1267582115"/>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retentionPolicy.days</w:t>
      </w:r>
      <w:r w:rsidRPr="00A02B38" w:rsidR="00A02B38">
        <w:rPr>
          <w:rFonts w:ascii="Consolas" w:hAnsi="Consolas" w:eastAsia="Times New Roman" w:cs="Times New Roman"/>
          <w:color w:val="CCCCCC"/>
          <w:kern w:val="0"/>
          <w:sz w:val="21"/>
          <w:szCs w:val="21"/>
          <w:lang w:eastAsia="en-IN"/>
          <w14:ligatures w14:val="none"/>
        </w:rPr>
        <w:t xml:space="preserve">'), 3, '0')]",</w:t>
      </w:r>
    </w:p>
    <w:p w:rsidRPr="00A02B38" w:rsidR="00A02B38" w:rsidP="00D11480" w:rsidRDefault="00A02B38" w14:paraId="1773983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"greaterOrEquals": "[padLeft(parameters('requiredRetentionDays'), 3, '0')]"</w:t>
      </w:r>
    </w:p>
    <w:p w:rsidRPr="00A02B38" w:rsidR="00A02B38" w:rsidP="00D11480" w:rsidRDefault="00A02B38" w14:paraId="48A3F57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50D7F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01CECF0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75E88B0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752A0BF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"field": "Microsoft.Insights/diagnosticSettings/logs.enabled",</w:t>
      </w:r>
    </w:p>
    <w:p w:rsidRPr="00A02B38" w:rsidR="00A02B38" w:rsidP="00D11480" w:rsidRDefault="00A02B38" w14:paraId="691B03A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"equals": "true"</w:t>
      </w:r>
    </w:p>
    <w:p w:rsidRPr="00A02B38" w:rsidR="00A02B38" w:rsidP="00D11480" w:rsidRDefault="00A02B38" w14:paraId="4C67618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35144AC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6686C2D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AED6B3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61366D1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"allOf": [</w:t>
      </w:r>
    </w:p>
    <w:p w:rsidRPr="00A02B38" w:rsidR="00A02B38" w:rsidP="00D11480" w:rsidRDefault="00A02B38" w14:paraId="000455A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41571EB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"not": {</w:t>
      </w:r>
    </w:p>
    <w:p w:rsidRPr="00A02B38" w:rsidR="00A02B38" w:rsidP="00D11480" w:rsidRDefault="00A02B38" w14:paraId="464249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sidR="00A02B38">
        <w:rPr>
          <w:rFonts w:ascii="Consolas" w:hAnsi="Consolas" w:eastAsia="Times New Roman" w:cs="Times New Roman"/>
          <w:color w:val="CCCCCC"/>
          <w:kern w:val="0"/>
          <w:sz w:val="21"/>
          <w:szCs w:val="21"/>
          <w:lang w:eastAsia="en-IN"/>
          <w14:ligatures w14:val="none"/>
        </w:rPr>
        <w:t xml:space="preserve">                          "field": "</w:t>
      </w:r>
      <w:r w:rsidRPr="00A02B38" w:rsidR="00A02B38">
        <w:rPr>
          <w:rFonts w:ascii="Consolas" w:hAnsi="Consolas" w:eastAsia="Times New Roman" w:cs="Times New Roman"/>
          <w:color w:val="CCCCCC"/>
          <w:kern w:val="0"/>
          <w:sz w:val="21"/>
          <w:szCs w:val="21"/>
          <w:lang w:eastAsia="en-IN"/>
          <w14:ligatures w14:val="none"/>
        </w:rPr>
        <w:t xml:space="preserve">Microsoft.Insights</w:t>
      </w:r>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diagnosticSettings</w:t>
      </w:r>
      <w:r w:rsidRPr="00A02B38" w:rsidR="00A02B38">
        <w:rPr>
          <w:rFonts w:ascii="Consolas" w:hAnsi="Consolas" w:eastAsia="Times New Roman" w:cs="Times New Roman"/>
          <w:color w:val="CCCCCC"/>
          <w:kern w:val="0"/>
          <w:sz w:val="21"/>
          <w:szCs w:val="21"/>
          <w:lang w:eastAsia="en-IN"/>
          <w14:ligatures w14:val="none"/>
        </w:rPr>
        <w:t xml:space="preserve">/</w:t>
      </w:r>
      <w:bookmarkStart w:name="_Int_4bCOkRr1" w:id="1851684793"/>
      <w:r w:rsidRPr="00A02B38" w:rsidR="00A02B38">
        <w:rPr>
          <w:rFonts w:ascii="Consolas" w:hAnsi="Consolas" w:eastAsia="Times New Roman" w:cs="Times New Roman"/>
          <w:color w:val="CCCCCC"/>
          <w:kern w:val="0"/>
          <w:sz w:val="21"/>
          <w:szCs w:val="21"/>
          <w:lang w:eastAsia="en-IN"/>
          <w14:ligatures w14:val="none"/>
        </w:rPr>
        <w:t xml:space="preserve">logs[</w:t>
      </w:r>
      <w:bookmarkEnd w:id="1851684793"/>
      <w:r w:rsidRPr="00A02B38" w:rsidR="00A02B38">
        <w:rPr>
          <w:rFonts w:ascii="Consolas" w:hAnsi="Consolas" w:eastAsia="Times New Roman" w:cs="Times New Roman"/>
          <w:color w:val="CCCCCC"/>
          <w:kern w:val="0"/>
          <w:sz w:val="21"/>
          <w:szCs w:val="21"/>
          <w:lang w:eastAsia="en-IN"/>
          <w14:ligatures w14:val="none"/>
        </w:rPr>
        <w:t xml:space="preserve">*].</w:t>
      </w:r>
      <w:r w:rsidRPr="00A02B38" w:rsidR="00A02B38">
        <w:rPr>
          <w:rFonts w:ascii="Consolas" w:hAnsi="Consolas" w:eastAsia="Times New Roman" w:cs="Times New Roman"/>
          <w:color w:val="CCCCCC"/>
          <w:kern w:val="0"/>
          <w:sz w:val="21"/>
          <w:szCs w:val="21"/>
          <w:lang w:eastAsia="en-IN"/>
          <w14:ligatures w14:val="none"/>
        </w:rPr>
        <w:t xml:space="preserve">retentionPolicy.enabled</w:t>
      </w:r>
      <w:r w:rsidRPr="00A02B38" w:rsidR="00A02B38">
        <w:rPr>
          <w:rFonts w:ascii="Consolas" w:hAnsi="Consolas" w:eastAsia="Times New Roman" w:cs="Times New Roman"/>
          <w:color w:val="CCCCCC"/>
          <w:kern w:val="0"/>
          <w:sz w:val="21"/>
          <w:szCs w:val="21"/>
          <w:lang w:eastAsia="en-IN"/>
          <w14:ligatures w14:val="none"/>
        </w:rPr>
        <w:t xml:space="preserve">",</w:t>
      </w:r>
    </w:p>
    <w:p w:rsidRPr="00A02B38" w:rsidR="00A02B38" w:rsidP="00D11480" w:rsidRDefault="00A02B38" w14:paraId="77F813C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"equals": "true"</w:t>
      </w:r>
    </w:p>
    <w:p w:rsidRPr="00A02B38" w:rsidR="00A02B38" w:rsidP="00D11480" w:rsidRDefault="00A02B38" w14:paraId="031C17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67BCACB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4C3A875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7C67723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"field": "Microsoft.Insights/diagnosticSettings/logs.enabled",</w:t>
      </w:r>
    </w:p>
    <w:p w:rsidRPr="00A02B38" w:rsidR="00A02B38" w:rsidP="00D11480" w:rsidRDefault="00A02B38" w14:paraId="2796999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"equals": "true"</w:t>
      </w:r>
    </w:p>
    <w:p w:rsidRPr="00A02B38" w:rsidR="00A02B38" w:rsidP="00D11480" w:rsidRDefault="00A02B38" w14:paraId="578F842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37CCE85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4AFB13B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1D30752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670C186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5612596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18FCA0A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"greaterOrEquals": 1</w:t>
      </w:r>
    </w:p>
    <w:p w:rsidRPr="00A02B38" w:rsidR="00A02B38" w:rsidP="00D11480" w:rsidRDefault="00A02B38" w14:paraId="2EAC178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1B0EC53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20AFE96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1798FC6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63174D1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w:t>
      </w:r>
    </w:p>
    <w:p w:rsidRPr="00A02B38" w:rsidR="00A02B38" w:rsidP="00D11480" w:rsidRDefault="00A02B38" w14:paraId="0FF621A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"id": "/providers/Microsoft.Authorization/policyDefinitions/383856f8-de7f-44a2-81fc-e5135b5c2aa4",</w:t>
      </w:r>
    </w:p>
    <w:p w:rsidRPr="00A02B38" w:rsidR="00A02B38" w:rsidP="00D11480" w:rsidRDefault="00A02B38" w14:paraId="7075245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"type": "Microsoft.Authorization/policyDefinitions",</w:t>
      </w:r>
    </w:p>
    <w:p w:rsidRPr="00A02B38" w:rsidR="00A02B38" w:rsidP="00D11480" w:rsidRDefault="00A02B38" w14:paraId="5900B5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 xml:space="preserve">  "name": "383856f8-de7f-44a2-81fc-e5135b5c2aa4"</w:t>
      </w:r>
    </w:p>
    <w:p w:rsidRPr="005D1360" w:rsidR="00F0068C" w:rsidP="00D11480" w:rsidRDefault="00A02B38" w14:paraId="3699D335" w14:textId="3857E6C0">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A02B38">
        <w:rPr>
          <w:rFonts w:ascii="Consolas" w:hAnsi="Consolas" w:eastAsia="Times New Roman" w:cs="Times New Roman"/>
          <w:color w:val="CCCCCC"/>
          <w:kern w:val="0"/>
          <w:sz w:val="21"/>
          <w:szCs w:val="21"/>
          <w:lang w:eastAsia="en-IN"/>
          <w14:ligatures w14:val="none"/>
        </w:rPr>
        <w:t>}</w:t>
      </w:r>
    </w:p>
    <w:p w:rsidR="00F0068C" w:rsidP="00D11480" w:rsidRDefault="00F0068C" w14:paraId="464875EA" w14:textId="77777777">
      <w:pPr>
        <w:jc w:val="both"/>
      </w:pPr>
    </w:p>
    <w:p w:rsidR="00F0068C" w:rsidP="6B312BCE" w:rsidRDefault="009662ED" w14:paraId="64E06DCB" w14:textId="18320BBF">
      <w:pPr>
        <w:shd w:val="clear" w:color="auto" w:fill="FFFFFF" w:themeFill="background1"/>
        <w:spacing w:before="100" w:beforeAutospacing="on" w:after="100" w:afterAutospacing="on" w:line="240" w:lineRule="auto"/>
        <w:jc w:val="both"/>
      </w:pPr>
      <w:bookmarkStart w:name="_Toc1396107127" w:id="118582241"/>
      <w:r w:rsidRPr="3B099937" w:rsidR="009662ED">
        <w:rPr>
          <w:rStyle w:val="Heading1Char"/>
          <w:b w:val="1"/>
          <w:bCs w:val="1"/>
        </w:rPr>
        <w:t>7</w:t>
      </w:r>
      <w:r w:rsidRPr="3B099937" w:rsidR="00F0068C">
        <w:rPr>
          <w:rStyle w:val="Heading1Char"/>
          <w:b w:val="1"/>
          <w:bCs w:val="1"/>
        </w:rPr>
        <w:t>.5</w:t>
      </w:r>
      <w:r w:rsidRPr="3B099937" w:rsidR="00F0068C">
        <w:rPr>
          <w:rStyle w:val="Heading1Char"/>
          <w:b w:val="1"/>
          <w:bCs w:val="1"/>
        </w:rPr>
        <w:t xml:space="preserve"> </w:t>
      </w:r>
      <w:r w:rsidRPr="3B099937" w:rsidR="00F0068C">
        <w:rPr>
          <w:rStyle w:val="Heading1Char"/>
          <w:b w:val="1"/>
          <w:bCs w:val="1"/>
          <w:color w:val="4471C4"/>
        </w:rPr>
        <w:t>Error Details</w:t>
      </w:r>
      <w:bookmarkEnd w:id="118582241"/>
      <w:r w:rsidRPr="3B099937" w:rsidR="00F0068C">
        <w:rPr>
          <w:b w:val="1"/>
          <w:bCs w:val="1"/>
          <w:color w:val="4471C4"/>
          <w:sz w:val="24"/>
          <w:szCs w:val="24"/>
        </w:rPr>
        <w:t xml:space="preserve"> </w:t>
      </w:r>
      <w:r w:rsidR="00F0068C">
        <w:rPr/>
        <w:t xml:space="preserve">The location of the error details depends on what aspect of Azure Policy </w:t>
      </w:r>
      <w:r w:rsidR="1932DA15">
        <w:rPr/>
        <w:t>you are</w:t>
      </w:r>
      <w:r w:rsidR="00F0068C">
        <w:rPr/>
        <w:t xml:space="preserve"> working with</w:t>
      </w:r>
      <w:r w:rsidR="00F0068C">
        <w:rPr/>
        <w:t xml:space="preserve"> &amp; </w:t>
      </w:r>
      <w:r w:rsidR="00F0068C">
        <w:rPr/>
        <w:t>error summary details.</w:t>
      </w:r>
    </w:p>
    <w:p w:rsidR="00F0068C" w:rsidP="00D11480" w:rsidRDefault="00F0068C" w14:paraId="10E0F225" w14:textId="77777777">
      <w:pPr>
        <w:shd w:val="clear" w:color="auto" w:fill="FFFFFF"/>
        <w:spacing w:before="100" w:beforeAutospacing="1" w:after="100" w:afterAutospacing="1" w:line="240" w:lineRule="auto"/>
        <w:jc w:val="both"/>
      </w:pPr>
    </w:p>
    <w:p w:rsidR="00F0068C" w:rsidP="00D11480" w:rsidRDefault="00F0068C" w14:paraId="20B6306A" w14:textId="77777777">
      <w:pPr>
        <w:shd w:val="clear" w:color="auto" w:fill="FFFFFF"/>
        <w:spacing w:before="100" w:beforeAutospacing="1" w:after="100" w:afterAutospacing="1" w:line="240" w:lineRule="auto"/>
        <w:jc w:val="both"/>
      </w:pPr>
    </w:p>
    <w:p w:rsidR="00F0068C" w:rsidP="3B099937" w:rsidRDefault="009662ED" w14:paraId="086C041D" w14:textId="1CD174B2">
      <w:pPr>
        <w:shd w:val="clear" w:color="auto" w:fill="FFFFFF" w:themeFill="background1"/>
        <w:spacing w:before="100" w:beforeAutospacing="on" w:after="100" w:afterAutospacing="on" w:line="240" w:lineRule="auto"/>
        <w:jc w:val="both"/>
      </w:pPr>
      <w:bookmarkStart w:name="_Toc261468088" w:id="1074019217"/>
      <w:r w:rsidRPr="3B099937" w:rsidR="009662ED">
        <w:rPr>
          <w:rStyle w:val="Heading1Char"/>
          <w:b w:val="1"/>
          <w:bCs w:val="1"/>
        </w:rPr>
        <w:t>7</w:t>
      </w:r>
      <w:r w:rsidRPr="3B099937" w:rsidR="00F0068C">
        <w:rPr>
          <w:rStyle w:val="Heading1Char"/>
          <w:b w:val="1"/>
          <w:bCs w:val="1"/>
        </w:rPr>
        <w:t>.6</w:t>
      </w:r>
      <w:r w:rsidRPr="3B099937" w:rsidR="00F0068C">
        <w:rPr>
          <w:rStyle w:val="Heading1Char"/>
          <w:b w:val="1"/>
          <w:bCs w:val="1"/>
        </w:rPr>
        <w:t xml:space="preserve"> </w:t>
      </w:r>
      <w:r w:rsidRPr="3B099937" w:rsidR="00F0068C">
        <w:rPr>
          <w:rStyle w:val="Heading1Char"/>
          <w:b w:val="1"/>
          <w:bCs w:val="1"/>
          <w:color w:val="4472C4" w:themeColor="accent1" w:themeTint="FF" w:themeShade="FF"/>
        </w:rPr>
        <w:t>Exceptions</w:t>
      </w:r>
      <w:bookmarkEnd w:id="1074019217"/>
      <w:r w:rsidRPr="3B099937" w:rsidR="00F0068C">
        <w:rPr>
          <w:b w:val="1"/>
          <w:bCs w:val="1"/>
          <w:sz w:val="24"/>
          <w:szCs w:val="24"/>
        </w:rPr>
        <w:t xml:space="preserve"> </w:t>
      </w:r>
      <w:r w:rsidR="00F0068C">
        <w:rPr/>
        <w:t>While creating</w:t>
      </w:r>
      <w:r w:rsidR="00F0068C">
        <w:rPr/>
        <w:t xml:space="preserve"> or after created the policy,</w:t>
      </w:r>
      <w:r w:rsidR="00F0068C">
        <w:rPr/>
        <w:t xml:space="preserve"> </w:t>
      </w:r>
      <w:r w:rsidR="00F0068C">
        <w:rPr/>
        <w:t>We</w:t>
      </w:r>
      <w:r w:rsidR="00F0068C">
        <w:rPr/>
        <w:t xml:space="preserve"> can Exclusions the Subscription/Resource Group/ Resource</w:t>
      </w:r>
      <w:r w:rsidR="00F0068C">
        <w:rPr/>
        <w:t>.</w:t>
      </w:r>
    </w:p>
    <w:p w:rsidR="00256AEB" w:rsidP="6B312BCE" w:rsidRDefault="00256AEB" w14:paraId="41D391FA" w14:textId="6C159507">
      <w:pPr>
        <w:shd w:val="clear" w:color="auto" w:fill="FFFFFF" w:themeFill="background1"/>
        <w:spacing w:after="0" w:line="240" w:lineRule="auto"/>
        <w:jc w:val="both"/>
      </w:pPr>
      <w:r w:rsidR="00D25E64">
        <w:drawing>
          <wp:inline wp14:editId="6129567D" wp14:anchorId="1B558DEA">
            <wp:extent cx="5745482" cy="2681605"/>
            <wp:effectExtent l="19050" t="19050" r="26670" b="23495"/>
            <wp:docPr id="778689000" name="Picture 1" title=""/>
            <wp:cNvGraphicFramePr>
              <a:graphicFrameLocks noChangeAspect="1"/>
            </wp:cNvGraphicFramePr>
            <a:graphic>
              <a:graphicData uri="http://schemas.openxmlformats.org/drawingml/2006/picture">
                <pic:pic>
                  <pic:nvPicPr>
                    <pic:cNvPr id="0" name="Picture 1"/>
                    <pic:cNvPicPr/>
                  </pic:nvPicPr>
                  <pic:blipFill>
                    <a:blip r:embed="Racccafceb8f64671">
                      <a:extLst>
                        <a:ext xmlns:a="http://schemas.openxmlformats.org/drawingml/2006/main" uri="{28A0092B-C50C-407E-A947-70E740481C1C}">
                          <a14:useLocalDpi val="0"/>
                        </a:ext>
                      </a:extLst>
                    </a:blip>
                    <a:stretch>
                      <a:fillRect/>
                    </a:stretch>
                  </pic:blipFill>
                  <pic:spPr>
                    <a:xfrm rot="0" flipH="0" flipV="0">
                      <a:off x="0" y="0"/>
                      <a:ext cx="5745482" cy="2681605"/>
                    </a:xfrm>
                    <a:prstGeom prst="rect">
                      <a:avLst/>
                    </a:prstGeom>
                    <a:ln>
                      <a:solidFill>
                        <a:schemeClr val="accent1"/>
                      </a:solidFill>
                    </a:ln>
                  </pic:spPr>
                </pic:pic>
              </a:graphicData>
            </a:graphic>
          </wp:inline>
        </w:drawing>
      </w:r>
      <w:r w:rsidR="00256AEB">
        <w:rPr/>
        <w:t xml:space="preserve">Figure </w:t>
      </w:r>
      <w:r>
        <w:fldChar w:fldCharType="begin"/>
      </w:r>
      <w:r>
        <w:instrText xml:space="preserve"> SEQ Figure \* ARABIC </w:instrText>
      </w:r>
      <w:r>
        <w:fldChar w:fldCharType="separate"/>
      </w:r>
      <w:r w:rsidR="00256AEB">
        <w:rPr/>
        <w:t>2</w:t>
      </w:r>
      <w:r>
        <w:fldChar w:fldCharType="end"/>
      </w:r>
      <w:r w:rsidR="00256AEB">
        <w:rPr/>
        <w:t xml:space="preserve"> Select the policy, Click on Create Exemption.</w:t>
      </w:r>
    </w:p>
    <w:p w:rsidR="00D45DA7" w:rsidP="00D11480" w:rsidRDefault="00D45DA7" w14:paraId="3079E076" w14:textId="77777777">
      <w:pPr>
        <w:shd w:val="clear" w:color="auto" w:fill="FFFFFF"/>
        <w:spacing w:before="100" w:beforeAutospacing="1" w:after="100" w:afterAutospacing="1" w:line="240" w:lineRule="auto"/>
        <w:jc w:val="both"/>
      </w:pPr>
    </w:p>
    <w:p w:rsidR="00256AEB" w:rsidP="6B312BCE" w:rsidRDefault="00256AEB" w14:paraId="75EACC06" w14:textId="1933C872">
      <w:pPr>
        <w:shd w:val="clear" w:color="auto" w:fill="FFFFFF" w:themeFill="background1"/>
        <w:spacing w:after="0" w:line="240" w:lineRule="auto"/>
        <w:jc w:val="both"/>
      </w:pPr>
      <w:r w:rsidR="00FE10DA">
        <w:drawing>
          <wp:inline wp14:editId="2DD28C31" wp14:anchorId="2FF87165">
            <wp:extent cx="5745482" cy="4619626"/>
            <wp:effectExtent l="19050" t="19050" r="26670" b="28575"/>
            <wp:docPr id="51813053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6a846fc574a478a">
                      <a:extLst>
                        <a:ext xmlns:a="http://schemas.openxmlformats.org/drawingml/2006/main" uri="{28A0092B-C50C-407E-A947-70E740481C1C}">
                          <a14:useLocalDpi val="0"/>
                        </a:ext>
                      </a:extLst>
                    </a:blip>
                    <a:stretch>
                      <a:fillRect/>
                    </a:stretch>
                  </pic:blipFill>
                  <pic:spPr>
                    <a:xfrm rot="0" flipH="0" flipV="0">
                      <a:off x="0" y="0"/>
                      <a:ext cx="5745482" cy="4619626"/>
                    </a:xfrm>
                    <a:prstGeom prst="rect">
                      <a:avLst/>
                    </a:prstGeom>
                    <a:ln>
                      <a:solidFill>
                        <a:schemeClr val="accent1"/>
                      </a:solidFill>
                    </a:ln>
                  </pic:spPr>
                </pic:pic>
              </a:graphicData>
            </a:graphic>
          </wp:inline>
        </w:drawing>
      </w:r>
      <w:r w:rsidR="00256AEB">
        <w:rPr/>
        <w:t xml:space="preserve">Figure </w:t>
      </w:r>
      <w:r>
        <w:fldChar w:fldCharType="begin"/>
      </w:r>
      <w:r>
        <w:instrText xml:space="preserve"> SEQ Figure \* ARABIC </w:instrText>
      </w:r>
      <w:r>
        <w:fldChar w:fldCharType="separate"/>
      </w:r>
      <w:r w:rsidRPr="6B312BCE" w:rsidR="00256AEB">
        <w:rPr>
          <w:noProof/>
        </w:rPr>
        <w:t>3</w:t>
      </w:r>
      <w:r>
        <w:fldChar w:fldCharType="end"/>
      </w:r>
      <w:r w:rsidR="00256AEB">
        <w:rPr/>
        <w:t xml:space="preserve"> Select the Exemption Scope (Subscription/ Resource Group / Resource).</w:t>
      </w:r>
    </w:p>
    <w:p w:rsidRPr="00BF19A7" w:rsidR="00FB5430" w:rsidP="00D11480" w:rsidRDefault="00FB5430" w14:paraId="033DFF7F" w14:textId="77777777">
      <w:pPr>
        <w:shd w:val="clear" w:color="auto" w:fill="FFFFFF"/>
        <w:spacing w:before="100" w:beforeAutospacing="1" w:after="100" w:afterAutospacing="1" w:line="240" w:lineRule="auto"/>
        <w:jc w:val="both"/>
      </w:pPr>
    </w:p>
    <w:p w:rsidRPr="00CB40D4" w:rsidR="009662ED" w:rsidP="3B099937" w:rsidRDefault="009662ED" w14:paraId="37F6C6FA" w14:textId="405AEFBA">
      <w:pPr>
        <w:pStyle w:val="Heading1"/>
        <w:spacing w:after="240"/>
        <w:jc w:val="both"/>
        <w:rPr>
          <w:rFonts w:eastAsia="Calibri" w:eastAsiaTheme="minorAscii"/>
          <w:b w:val="1"/>
          <w:bCs w:val="1"/>
          <w:color w:val="4472C4" w:themeColor="accent1"/>
        </w:rPr>
      </w:pPr>
      <w:bookmarkStart w:name="_Toc78133655" w:id="996577176"/>
      <w:r w:rsidRPr="3B099937" w:rsidR="009662ED">
        <w:rPr>
          <w:rFonts w:eastAsia="Calibri" w:eastAsiaTheme="minorAscii"/>
          <w:b w:val="1"/>
          <w:bCs w:val="1"/>
        </w:rPr>
        <w:t xml:space="preserve">8. </w:t>
      </w:r>
      <w:r w:rsidRPr="3B099937" w:rsidR="00B34E54">
        <w:rPr>
          <w:rFonts w:eastAsia="Calibri" w:eastAsiaTheme="minorAscii"/>
          <w:b w:val="1"/>
          <w:bCs w:val="1"/>
          <w:color w:val="4472C4" w:themeColor="accent1" w:themeTint="FF" w:themeShade="FF"/>
        </w:rPr>
        <w:t>Best practice</w:t>
      </w:r>
      <w:r w:rsidRPr="3B099937" w:rsidR="009662ED">
        <w:rPr>
          <w:rFonts w:eastAsia="Calibri" w:eastAsiaTheme="minorAscii"/>
          <w:b w:val="1"/>
          <w:bCs w:val="1"/>
          <w:color w:val="4472C4" w:themeColor="accent1" w:themeTint="FF" w:themeShade="FF"/>
        </w:rPr>
        <w:t xml:space="preserve"> 08 </w:t>
      </w:r>
      <w:r w:rsidRPr="3B099937" w:rsidR="00721023">
        <w:rPr>
          <w:rFonts w:eastAsia="Calibri" w:eastAsiaTheme="minorAscii"/>
          <w:b w:val="1"/>
          <w:bCs w:val="1"/>
          <w:color w:val="4472C4" w:themeColor="accent1" w:themeTint="FF" w:themeShade="FF"/>
        </w:rPr>
        <w:t>Resource logs in Logic Apps should be enabled</w:t>
      </w:r>
      <w:r w:rsidRPr="3B099937" w:rsidR="009662ED">
        <w:rPr>
          <w:rFonts w:eastAsia="Calibri" w:eastAsiaTheme="minorAscii"/>
          <w:b w:val="1"/>
          <w:bCs w:val="1"/>
          <w:color w:val="4472C4" w:themeColor="accent1" w:themeTint="FF" w:themeShade="FF"/>
        </w:rPr>
        <w:t>.</w:t>
      </w:r>
      <w:bookmarkEnd w:id="996577176"/>
    </w:p>
    <w:p w:rsidRPr="00716472" w:rsidR="009662ED" w:rsidP="00D11480" w:rsidRDefault="009662ED" w14:paraId="113C3F69" w14:textId="00391E2E">
      <w:pPr>
        <w:pStyle w:val="ListParagraph"/>
        <w:spacing w:after="240"/>
        <w:ind w:left="0"/>
        <w:jc w:val="both"/>
        <w:rPr>
          <w:lang w:val="en-US"/>
        </w:rPr>
      </w:pPr>
      <w:bookmarkStart w:name="_Toc1409472826" w:id="226476229"/>
      <w:r w:rsidRPr="3B099937" w:rsidR="009662ED">
        <w:rPr>
          <w:rStyle w:val="Heading1Char"/>
          <w:b w:val="1"/>
          <w:bCs w:val="1"/>
        </w:rPr>
        <w:t>8.1</w:t>
      </w:r>
      <w:r w:rsidRPr="3B099937" w:rsidR="009662ED">
        <w:rPr>
          <w:rStyle w:val="Heading1Char"/>
          <w:b w:val="1"/>
          <w:bCs w:val="1"/>
        </w:rPr>
        <w:t xml:space="preserve"> </w:t>
      </w:r>
      <w:r w:rsidRPr="3B099937" w:rsidR="009662ED">
        <w:rPr>
          <w:rStyle w:val="Heading1Char"/>
          <w:b w:val="1"/>
          <w:bCs w:val="1"/>
          <w:color w:val="4472C4" w:themeColor="accent1" w:themeTint="FF" w:themeShade="FF"/>
        </w:rPr>
        <w:t>Description</w:t>
      </w:r>
      <w:r w:rsidRPr="3B099937" w:rsidR="009662ED">
        <w:rPr>
          <w:rStyle w:val="Heading1Char"/>
          <w:b w:val="1"/>
          <w:bCs w:val="1"/>
        </w:rPr>
        <w:t xml:space="preserve"> </w:t>
      </w:r>
      <w:r w:rsidRPr="3B099937" w:rsidR="005917B7">
        <w:rPr>
          <w:rStyle w:val="Heading1Char"/>
        </w:rPr>
        <w:t>Audit enabling of resource logs. This enables you to recreate activity trails to use for investigation purposes; when a security incident occurs or when your network is compromised</w:t>
      </w:r>
      <w:bookmarkEnd w:id="226476229"/>
      <w:r w:rsidR="009662ED">
        <w:rPr/>
        <w:t>.</w:t>
      </w:r>
    </w:p>
    <w:p w:rsidRPr="001D0CCE" w:rsidR="009662ED" w:rsidP="00D11480" w:rsidRDefault="009662ED" w14:paraId="4F5969C6" w14:textId="159833E7">
      <w:pPr>
        <w:jc w:val="both"/>
      </w:pPr>
      <w:bookmarkStart w:name="_Toc1787972200" w:id="1630797069"/>
      <w:r w:rsidRPr="3B099937" w:rsidR="009662ED">
        <w:rPr>
          <w:rStyle w:val="Heading1Char"/>
          <w:b w:val="1"/>
          <w:bCs w:val="1"/>
        </w:rPr>
        <w:t>8.2</w:t>
      </w:r>
      <w:r w:rsidRPr="3B099937" w:rsidR="009662ED">
        <w:rPr>
          <w:rStyle w:val="Heading1Char"/>
          <w:b w:val="1"/>
          <w:bCs w:val="1"/>
        </w:rPr>
        <w:t xml:space="preserve"> </w:t>
      </w:r>
      <w:r w:rsidRPr="3B099937" w:rsidR="009662ED">
        <w:rPr>
          <w:rStyle w:val="Heading1Char"/>
          <w:b w:val="1"/>
          <w:bCs w:val="1"/>
          <w:color w:val="4471C4"/>
        </w:rPr>
        <w:t>Control Domain</w:t>
      </w:r>
      <w:bookmarkEnd w:id="1630797069"/>
      <w:r w:rsidRPr="3B099937" w:rsidR="009662ED">
        <w:rPr>
          <w:b w:val="1"/>
          <w:bCs w:val="1"/>
          <w:color w:val="4471C4"/>
          <w:sz w:val="24"/>
          <w:szCs w:val="24"/>
        </w:rPr>
        <w:t xml:space="preserve"> </w:t>
      </w:r>
      <w:r w:rsidR="00D37E09">
        <w:rPr/>
        <w:t xml:space="preserve">NZISM Security Benchmark AC-17, </w:t>
      </w:r>
      <w:r w:rsidR="00385BEB">
        <w:rPr/>
        <w:t xml:space="preserve">NIST </w:t>
      </w:r>
      <w:bookmarkStart w:name="_Int_8O7TROFK" w:id="1266970285"/>
      <w:r w:rsidR="00385BEB">
        <w:rPr/>
        <w:t>SP</w:t>
      </w:r>
      <w:bookmarkEnd w:id="1266970285"/>
      <w:r w:rsidR="00385BEB">
        <w:rPr/>
        <w:t xml:space="preserve"> 800-53 Rev. 4 AU-12</w:t>
      </w:r>
      <w:r w:rsidR="00766C2B">
        <w:rPr/>
        <w:t>,</w:t>
      </w:r>
      <w:r w:rsidR="00140B59">
        <w:rPr/>
        <w:t xml:space="preserve"> CIS Microsoft Azure Foundations Benchmark recommendation 5.3, </w:t>
      </w:r>
      <w:r w:rsidR="00267332">
        <w:rPr/>
        <w:t>Microsoft cloud security benchmark LT-3.</w:t>
      </w:r>
    </w:p>
    <w:p w:rsidR="009662ED" w:rsidP="3B099937" w:rsidRDefault="009662ED" w14:paraId="343BA779" w14:textId="64C37AF5">
      <w:pPr>
        <w:shd w:val="clear" w:color="auto" w:fill="FFFFFF" w:themeFill="background1"/>
        <w:spacing w:before="100" w:beforeAutospacing="on" w:after="100" w:afterAutospacing="on" w:line="240" w:lineRule="auto"/>
        <w:jc w:val="both"/>
      </w:pPr>
      <w:bookmarkStart w:name="_Toc1739824856" w:id="970029183"/>
      <w:r w:rsidRPr="3B099937" w:rsidR="009662ED">
        <w:rPr>
          <w:rStyle w:val="Heading1Char"/>
          <w:b w:val="1"/>
          <w:bCs w:val="1"/>
        </w:rPr>
        <w:t>8.3</w:t>
      </w:r>
      <w:r w:rsidRPr="3B099937" w:rsidR="009662ED">
        <w:rPr>
          <w:rStyle w:val="Heading1Char"/>
          <w:b w:val="1"/>
          <w:bCs w:val="1"/>
        </w:rPr>
        <w:t xml:space="preserve"> </w:t>
      </w:r>
      <w:r w:rsidRPr="3B099937" w:rsidR="009662ED">
        <w:rPr>
          <w:rStyle w:val="Heading1Char"/>
          <w:b w:val="1"/>
          <w:bCs w:val="1"/>
          <w:color w:val="4472C4" w:themeColor="accent1" w:themeTint="FF" w:themeShade="FF"/>
        </w:rPr>
        <w:t>Non-Compliance Message</w:t>
      </w:r>
      <w:bookmarkEnd w:id="970029183"/>
      <w:r w:rsidRPr="3B099937" w:rsidR="009662ED">
        <w:rPr>
          <w:b w:val="1"/>
          <w:bCs w:val="1"/>
          <w:sz w:val="24"/>
          <w:szCs w:val="24"/>
        </w:rPr>
        <w:t xml:space="preserve"> </w:t>
      </w:r>
      <w:r w:rsidR="009662ED">
        <w:rPr/>
        <w:t>In accordance with ELC IT-Security Compliance &amp; Azure Benchmark, it is recommended that</w:t>
      </w:r>
      <w:r w:rsidR="009662ED">
        <w:rPr/>
        <w:t xml:space="preserve"> </w:t>
      </w:r>
      <w:r w:rsidR="002E5D5A">
        <w:rPr/>
        <w:t>Resource logs in Logic Apps should be enabled</w:t>
      </w:r>
      <w:r w:rsidR="009662ED">
        <w:rPr/>
        <w:t xml:space="preserve">. Please Notify to 'elcitprod@service-now.com' for any non-compliance or </w:t>
      </w:r>
      <w:r w:rsidR="009662ED">
        <w:rPr/>
        <w:t>assistance</w:t>
      </w:r>
      <w:r w:rsidR="009662ED">
        <w:rPr/>
        <w:t xml:space="preserve"> </w:t>
      </w:r>
      <w:r w:rsidR="009662ED">
        <w:rPr/>
        <w:t>required</w:t>
      </w:r>
      <w:r w:rsidR="009662ED">
        <w:rPr/>
        <w:t>.</w:t>
      </w:r>
    </w:p>
    <w:p w:rsidR="009662ED" w:rsidP="00D11480" w:rsidRDefault="009662ED" w14:paraId="33A1DF5D" w14:textId="58E89E79">
      <w:pPr>
        <w:pStyle w:val="Heading1"/>
        <w:jc w:val="both"/>
        <w:rPr>
          <w:b w:val="1"/>
          <w:bCs w:val="1"/>
        </w:rPr>
      </w:pPr>
      <w:bookmarkStart w:name="_Toc1669731452" w:id="1274055459"/>
      <w:r w:rsidRPr="3B099937" w:rsidR="009662ED">
        <w:rPr>
          <w:b w:val="1"/>
          <w:bCs w:val="1"/>
        </w:rPr>
        <w:t>8.4</w:t>
      </w:r>
      <w:r w:rsidRPr="3B099937" w:rsidR="009662ED">
        <w:rPr>
          <w:b w:val="1"/>
          <w:bCs w:val="1"/>
        </w:rPr>
        <w:t xml:space="preserve"> </w:t>
      </w:r>
      <w:r w:rsidRPr="3B099937" w:rsidR="009662ED">
        <w:rPr>
          <w:rFonts w:eastAsia="Calibri" w:eastAsiaTheme="minorAscii"/>
          <w:b w:val="1"/>
          <w:bCs w:val="1"/>
          <w:color w:val="4472C4" w:themeColor="accent1" w:themeTint="FF" w:themeShade="FF"/>
        </w:rPr>
        <w:t xml:space="preserve">Policy </w:t>
      </w:r>
      <w:r w:rsidRPr="3B099937" w:rsidR="00B34E54">
        <w:rPr>
          <w:rFonts w:eastAsia="Calibri" w:eastAsiaTheme="minorAscii"/>
          <w:b w:val="1"/>
          <w:bCs w:val="1"/>
          <w:color w:val="4472C4" w:themeColor="accent1" w:themeTint="FF" w:themeShade="FF"/>
        </w:rPr>
        <w:t>Definition</w:t>
      </w:r>
      <w:bookmarkEnd w:id="1274055459"/>
      <w:r w:rsidRPr="3B099937" w:rsidR="009662ED">
        <w:rPr>
          <w:rFonts w:eastAsia="Calibri" w:eastAsiaTheme="minorAscii"/>
          <w:b w:val="1"/>
          <w:bCs w:val="1"/>
          <w:color w:val="4472C4" w:themeColor="accent1" w:themeTint="FF" w:themeShade="FF"/>
        </w:rPr>
        <w:t xml:space="preserve"> </w:t>
      </w:r>
      <w:r w:rsidRPr="3B099937" w:rsidR="009662ED">
        <w:rPr>
          <w:b w:val="1"/>
          <w:bCs w:val="1"/>
          <w:color w:val="4472C4" w:themeColor="accent1" w:themeTint="FF" w:themeShade="FF"/>
        </w:rPr>
        <w:t xml:space="preserve"> </w:t>
      </w:r>
    </w:p>
    <w:p w:rsidRPr="00673339" w:rsidR="00673339" w:rsidP="00D11480" w:rsidRDefault="00673339" w14:paraId="7E1B54D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w:t>
      </w:r>
    </w:p>
    <w:p w:rsidRPr="00673339" w:rsidR="00673339" w:rsidP="00D11480" w:rsidRDefault="00673339" w14:paraId="7991C45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"properties": {</w:t>
      </w:r>
    </w:p>
    <w:p w:rsidRPr="00673339" w:rsidR="00673339" w:rsidP="00D11480" w:rsidRDefault="00673339" w14:paraId="6827407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"displayName": "Resource logs in Logic Apps should be enabled",</w:t>
      </w:r>
    </w:p>
    <w:p w:rsidRPr="00673339" w:rsidR="00673339" w:rsidP="00D11480" w:rsidRDefault="00673339" w14:paraId="44E0C18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"policyType": "BuiltIn",</w:t>
      </w:r>
    </w:p>
    <w:p w:rsidRPr="00673339" w:rsidR="00673339" w:rsidP="00D11480" w:rsidRDefault="00673339" w14:paraId="7D6CA5D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"mode": "Indexed",</w:t>
      </w:r>
    </w:p>
    <w:p w:rsidRPr="00673339" w:rsidR="00673339" w:rsidP="00D11480" w:rsidRDefault="00673339" w14:paraId="4C230E7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"description": "Audit enabling of resource logs. This enables you to recreate activity trails to use for investigation purposes; when a security incident occurs or when your network is compromised",</w:t>
      </w:r>
    </w:p>
    <w:p w:rsidRPr="00673339" w:rsidR="00673339" w:rsidP="00D11480" w:rsidRDefault="00673339" w14:paraId="77EF7BB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"metadata": {</w:t>
      </w:r>
    </w:p>
    <w:p w:rsidRPr="00673339" w:rsidR="00673339" w:rsidP="00D11480" w:rsidRDefault="00673339" w14:paraId="396B19E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"version": "5.1.0",</w:t>
      </w:r>
    </w:p>
    <w:p w:rsidRPr="00673339" w:rsidR="00673339" w:rsidP="00D11480" w:rsidRDefault="00673339" w14:paraId="5CCE037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"category": "Logic Apps"</w:t>
      </w:r>
    </w:p>
    <w:p w:rsidRPr="00673339" w:rsidR="00673339" w:rsidP="00D11480" w:rsidRDefault="00673339" w14:paraId="6666F34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16907E0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"parameters": {</w:t>
      </w:r>
    </w:p>
    <w:p w:rsidRPr="00673339" w:rsidR="00673339" w:rsidP="00D11480" w:rsidRDefault="00673339" w14:paraId="403ECC9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"effect": {</w:t>
      </w:r>
    </w:p>
    <w:p w:rsidRPr="00673339" w:rsidR="00673339" w:rsidP="00D11480" w:rsidRDefault="00673339" w14:paraId="443ADF9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"type": "String",</w:t>
      </w:r>
    </w:p>
    <w:p w:rsidRPr="00673339" w:rsidR="00673339" w:rsidP="00D11480" w:rsidRDefault="00673339" w14:paraId="219FB86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"metadata": {</w:t>
      </w:r>
    </w:p>
    <w:p w:rsidRPr="00673339" w:rsidR="00673339" w:rsidP="00D11480" w:rsidRDefault="00673339" w14:paraId="07725BD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"displayName": "Effect",</w:t>
      </w:r>
    </w:p>
    <w:p w:rsidRPr="00673339" w:rsidR="00673339" w:rsidP="00D11480" w:rsidRDefault="00673339" w14:paraId="493A8D8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673339" w:rsidR="00673339" w:rsidP="00D11480" w:rsidRDefault="00673339" w14:paraId="6653DA3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39E6707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"allowedValues": [</w:t>
      </w:r>
    </w:p>
    <w:p w:rsidRPr="00673339" w:rsidR="00673339" w:rsidP="00D11480" w:rsidRDefault="00673339" w14:paraId="5874E62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"AuditIfNotExists",</w:t>
      </w:r>
    </w:p>
    <w:p w:rsidRPr="00673339" w:rsidR="00673339" w:rsidP="00D11480" w:rsidRDefault="00673339" w14:paraId="17AD97F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"Disabled"</w:t>
      </w:r>
    </w:p>
    <w:p w:rsidRPr="00673339" w:rsidR="00673339" w:rsidP="00D11480" w:rsidRDefault="00673339" w14:paraId="79AAE07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2B727FB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"defaultValue": "AuditIfNotExists"</w:t>
      </w:r>
    </w:p>
    <w:p w:rsidRPr="00673339" w:rsidR="00673339" w:rsidP="00D11480" w:rsidRDefault="00673339" w14:paraId="629954F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2F5E1D6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"requiredRetentionDays": {</w:t>
      </w:r>
    </w:p>
    <w:p w:rsidRPr="00673339" w:rsidR="00673339" w:rsidP="00D11480" w:rsidRDefault="00673339" w14:paraId="489B4B7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"type": "String",</w:t>
      </w:r>
    </w:p>
    <w:p w:rsidRPr="00673339" w:rsidR="00673339" w:rsidP="00D11480" w:rsidRDefault="00673339" w14:paraId="08ABEE6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"metadata": {</w:t>
      </w:r>
    </w:p>
    <w:p w:rsidRPr="00673339" w:rsidR="00673339" w:rsidP="00D11480" w:rsidRDefault="00673339" w14:paraId="46E59FC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"displayName": "Required retention (days)",</w:t>
      </w:r>
    </w:p>
    <w:p w:rsidRPr="00673339" w:rsidR="00673339" w:rsidP="00D11480" w:rsidRDefault="00673339" w14:paraId="722FCEF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"description": "The required resource logs retention in days"</w:t>
      </w:r>
    </w:p>
    <w:p w:rsidRPr="00673339" w:rsidR="00673339" w:rsidP="00D11480" w:rsidRDefault="00673339" w14:paraId="2F23B79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0847F2C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"defaultValue": "365"</w:t>
      </w:r>
    </w:p>
    <w:p w:rsidRPr="00673339" w:rsidR="00673339" w:rsidP="00D11480" w:rsidRDefault="00673339" w14:paraId="4B3A8A7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1FDF224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4E3365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"policyRule": {</w:t>
      </w:r>
    </w:p>
    <w:p w:rsidRPr="00673339" w:rsidR="00673339" w:rsidP="00D11480" w:rsidRDefault="00673339" w14:paraId="24B75F7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"if": {</w:t>
      </w:r>
    </w:p>
    <w:p w:rsidRPr="00673339" w:rsidR="00673339" w:rsidP="00D11480" w:rsidRDefault="00673339" w14:paraId="29D6FCC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"field": "type",</w:t>
      </w:r>
    </w:p>
    <w:p w:rsidRPr="00673339" w:rsidR="00673339" w:rsidP="00D11480" w:rsidRDefault="00673339" w14:paraId="37AB306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"equals": "Microsoft.Logic/workflows"</w:t>
      </w:r>
    </w:p>
    <w:p w:rsidRPr="00673339" w:rsidR="00673339" w:rsidP="00D11480" w:rsidRDefault="00673339" w14:paraId="3D6C094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74ABBA6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"then": {</w:t>
      </w:r>
    </w:p>
    <w:p w:rsidRPr="00673339" w:rsidR="00673339" w:rsidP="00D11480" w:rsidRDefault="00673339" w14:paraId="7B1C1A8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"effect": "[parameters('effect')]",</w:t>
      </w:r>
    </w:p>
    <w:p w:rsidRPr="00673339" w:rsidR="00673339" w:rsidP="00D11480" w:rsidRDefault="00673339" w14:paraId="00327D9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"details": {</w:t>
      </w:r>
    </w:p>
    <w:p w:rsidRPr="00673339" w:rsidR="00673339" w:rsidP="00D11480" w:rsidRDefault="00673339" w14:paraId="2C08EDE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"type": "Microsoft.Insights/diagnosticSettings",</w:t>
      </w:r>
    </w:p>
    <w:p w:rsidRPr="00673339" w:rsidR="00673339" w:rsidP="00D11480" w:rsidRDefault="00673339" w14:paraId="6D9AE3B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"existenceCondition": {</w:t>
      </w:r>
    </w:p>
    <w:p w:rsidRPr="00673339" w:rsidR="00673339" w:rsidP="00D11480" w:rsidRDefault="00673339" w14:paraId="6A200D2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"count": {</w:t>
      </w:r>
    </w:p>
    <w:p w:rsidRPr="00673339" w:rsidR="00673339" w:rsidP="00D11480" w:rsidRDefault="00673339" w14:paraId="6AA540E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sidR="00673339">
        <w:rPr>
          <w:rFonts w:ascii="Consolas" w:hAnsi="Consolas" w:eastAsia="Times New Roman" w:cs="Times New Roman"/>
          <w:color w:val="CCCCCC"/>
          <w:kern w:val="0"/>
          <w:sz w:val="21"/>
          <w:szCs w:val="21"/>
          <w:lang w:eastAsia="en-IN"/>
          <w14:ligatures w14:val="none"/>
        </w:rPr>
        <w:t xml:space="preserve">              "field": "</w:t>
      </w:r>
      <w:r w:rsidRPr="00673339" w:rsidR="00673339">
        <w:rPr>
          <w:rFonts w:ascii="Consolas" w:hAnsi="Consolas" w:eastAsia="Times New Roman" w:cs="Times New Roman"/>
          <w:color w:val="CCCCCC"/>
          <w:kern w:val="0"/>
          <w:sz w:val="21"/>
          <w:szCs w:val="21"/>
          <w:lang w:eastAsia="en-IN"/>
          <w14:ligatures w14:val="none"/>
        </w:rPr>
        <w:t xml:space="preserve">Microsoft.Insights</w:t>
      </w:r>
      <w:r w:rsidRPr="00673339" w:rsidR="00673339">
        <w:rPr>
          <w:rFonts w:ascii="Consolas" w:hAnsi="Consolas" w:eastAsia="Times New Roman" w:cs="Times New Roman"/>
          <w:color w:val="CCCCCC"/>
          <w:kern w:val="0"/>
          <w:sz w:val="21"/>
          <w:szCs w:val="21"/>
          <w:lang w:eastAsia="en-IN"/>
          <w14:ligatures w14:val="none"/>
        </w:rPr>
        <w:t xml:space="preserve">/</w:t>
      </w:r>
      <w:r w:rsidRPr="00673339" w:rsidR="00673339">
        <w:rPr>
          <w:rFonts w:ascii="Consolas" w:hAnsi="Consolas" w:eastAsia="Times New Roman" w:cs="Times New Roman"/>
          <w:color w:val="CCCCCC"/>
          <w:kern w:val="0"/>
          <w:sz w:val="21"/>
          <w:szCs w:val="21"/>
          <w:lang w:eastAsia="en-IN"/>
          <w14:ligatures w14:val="none"/>
        </w:rPr>
        <w:t xml:space="preserve">diagnosticSettings</w:t>
      </w:r>
      <w:r w:rsidRPr="00673339" w:rsidR="00673339">
        <w:rPr>
          <w:rFonts w:ascii="Consolas" w:hAnsi="Consolas" w:eastAsia="Times New Roman" w:cs="Times New Roman"/>
          <w:color w:val="CCCCCC"/>
          <w:kern w:val="0"/>
          <w:sz w:val="21"/>
          <w:szCs w:val="21"/>
          <w:lang w:eastAsia="en-IN"/>
          <w14:ligatures w14:val="none"/>
        </w:rPr>
        <w:t xml:space="preserve">/</w:t>
      </w:r>
      <w:bookmarkStart w:name="_Int_94ezxa3a" w:id="1584170802"/>
      <w:r w:rsidRPr="00673339" w:rsidR="00673339">
        <w:rPr>
          <w:rFonts w:ascii="Consolas" w:hAnsi="Consolas" w:eastAsia="Times New Roman" w:cs="Times New Roman"/>
          <w:color w:val="CCCCCC"/>
          <w:kern w:val="0"/>
          <w:sz w:val="21"/>
          <w:szCs w:val="21"/>
          <w:lang w:eastAsia="en-IN"/>
          <w14:ligatures w14:val="none"/>
        </w:rPr>
        <w:t xml:space="preserve">logs[</w:t>
      </w:r>
      <w:bookmarkEnd w:id="1584170802"/>
      <w:r w:rsidRPr="00673339" w:rsidR="00673339">
        <w:rPr>
          <w:rFonts w:ascii="Consolas" w:hAnsi="Consolas" w:eastAsia="Times New Roman" w:cs="Times New Roman"/>
          <w:color w:val="CCCCCC"/>
          <w:kern w:val="0"/>
          <w:sz w:val="21"/>
          <w:szCs w:val="21"/>
          <w:lang w:eastAsia="en-IN"/>
          <w14:ligatures w14:val="none"/>
        </w:rPr>
        <w:t xml:space="preserve">*]",</w:t>
      </w:r>
    </w:p>
    <w:p w:rsidRPr="00673339" w:rsidR="00673339" w:rsidP="00D11480" w:rsidRDefault="00673339" w14:paraId="60B7861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"where": {</w:t>
      </w:r>
    </w:p>
    <w:p w:rsidRPr="00673339" w:rsidR="00673339" w:rsidP="00D11480" w:rsidRDefault="00673339" w14:paraId="7B9F94E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"anyOf": [</w:t>
      </w:r>
    </w:p>
    <w:p w:rsidRPr="00673339" w:rsidR="00673339" w:rsidP="00D11480" w:rsidRDefault="00673339" w14:paraId="341FD0A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4395AC1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"allOf": [</w:t>
      </w:r>
    </w:p>
    <w:p w:rsidRPr="00673339" w:rsidR="00673339" w:rsidP="00D11480" w:rsidRDefault="00673339" w14:paraId="5FF85C2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55F5186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sidR="00673339">
        <w:rPr>
          <w:rFonts w:ascii="Consolas" w:hAnsi="Consolas" w:eastAsia="Times New Roman" w:cs="Times New Roman"/>
          <w:color w:val="CCCCCC"/>
          <w:kern w:val="0"/>
          <w:sz w:val="21"/>
          <w:szCs w:val="21"/>
          <w:lang w:eastAsia="en-IN"/>
          <w14:ligatures w14:val="none"/>
        </w:rPr>
        <w:t xml:space="preserve">                        "field": "</w:t>
      </w:r>
      <w:r w:rsidRPr="00673339" w:rsidR="00673339">
        <w:rPr>
          <w:rFonts w:ascii="Consolas" w:hAnsi="Consolas" w:eastAsia="Times New Roman" w:cs="Times New Roman"/>
          <w:color w:val="CCCCCC"/>
          <w:kern w:val="0"/>
          <w:sz w:val="21"/>
          <w:szCs w:val="21"/>
          <w:lang w:eastAsia="en-IN"/>
          <w14:ligatures w14:val="none"/>
        </w:rPr>
        <w:t xml:space="preserve">Microsoft.Insights</w:t>
      </w:r>
      <w:r w:rsidRPr="00673339" w:rsidR="00673339">
        <w:rPr>
          <w:rFonts w:ascii="Consolas" w:hAnsi="Consolas" w:eastAsia="Times New Roman" w:cs="Times New Roman"/>
          <w:color w:val="CCCCCC"/>
          <w:kern w:val="0"/>
          <w:sz w:val="21"/>
          <w:szCs w:val="21"/>
          <w:lang w:eastAsia="en-IN"/>
          <w14:ligatures w14:val="none"/>
        </w:rPr>
        <w:t xml:space="preserve">/</w:t>
      </w:r>
      <w:r w:rsidRPr="00673339" w:rsidR="00673339">
        <w:rPr>
          <w:rFonts w:ascii="Consolas" w:hAnsi="Consolas" w:eastAsia="Times New Roman" w:cs="Times New Roman"/>
          <w:color w:val="CCCCCC"/>
          <w:kern w:val="0"/>
          <w:sz w:val="21"/>
          <w:szCs w:val="21"/>
          <w:lang w:eastAsia="en-IN"/>
          <w14:ligatures w14:val="none"/>
        </w:rPr>
        <w:t xml:space="preserve">diagnosticSettings</w:t>
      </w:r>
      <w:r w:rsidRPr="00673339" w:rsidR="00673339">
        <w:rPr>
          <w:rFonts w:ascii="Consolas" w:hAnsi="Consolas" w:eastAsia="Times New Roman" w:cs="Times New Roman"/>
          <w:color w:val="CCCCCC"/>
          <w:kern w:val="0"/>
          <w:sz w:val="21"/>
          <w:szCs w:val="21"/>
          <w:lang w:eastAsia="en-IN"/>
          <w14:ligatures w14:val="none"/>
        </w:rPr>
        <w:t xml:space="preserve">/</w:t>
      </w:r>
      <w:bookmarkStart w:name="_Int_wS3aahOI" w:id="760655685"/>
      <w:r w:rsidRPr="00673339" w:rsidR="00673339">
        <w:rPr>
          <w:rFonts w:ascii="Consolas" w:hAnsi="Consolas" w:eastAsia="Times New Roman" w:cs="Times New Roman"/>
          <w:color w:val="CCCCCC"/>
          <w:kern w:val="0"/>
          <w:sz w:val="21"/>
          <w:szCs w:val="21"/>
          <w:lang w:eastAsia="en-IN"/>
          <w14:ligatures w14:val="none"/>
        </w:rPr>
        <w:t xml:space="preserve">logs[</w:t>
      </w:r>
      <w:bookmarkEnd w:id="760655685"/>
      <w:r w:rsidRPr="00673339" w:rsidR="00673339">
        <w:rPr>
          <w:rFonts w:ascii="Consolas" w:hAnsi="Consolas" w:eastAsia="Times New Roman" w:cs="Times New Roman"/>
          <w:color w:val="CCCCCC"/>
          <w:kern w:val="0"/>
          <w:sz w:val="21"/>
          <w:szCs w:val="21"/>
          <w:lang w:eastAsia="en-IN"/>
          <w14:ligatures w14:val="none"/>
        </w:rPr>
        <w:t xml:space="preserve">*].</w:t>
      </w:r>
      <w:r w:rsidRPr="00673339" w:rsidR="00673339">
        <w:rPr>
          <w:rFonts w:ascii="Consolas" w:hAnsi="Consolas" w:eastAsia="Times New Roman" w:cs="Times New Roman"/>
          <w:color w:val="CCCCCC"/>
          <w:kern w:val="0"/>
          <w:sz w:val="21"/>
          <w:szCs w:val="21"/>
          <w:lang w:eastAsia="en-IN"/>
          <w14:ligatures w14:val="none"/>
        </w:rPr>
        <w:t xml:space="preserve">retentionPolicy.enabled</w:t>
      </w:r>
      <w:r w:rsidRPr="00673339" w:rsidR="00673339">
        <w:rPr>
          <w:rFonts w:ascii="Consolas" w:hAnsi="Consolas" w:eastAsia="Times New Roman" w:cs="Times New Roman"/>
          <w:color w:val="CCCCCC"/>
          <w:kern w:val="0"/>
          <w:sz w:val="21"/>
          <w:szCs w:val="21"/>
          <w:lang w:eastAsia="en-IN"/>
          <w14:ligatures w14:val="none"/>
        </w:rPr>
        <w:t xml:space="preserve">",</w:t>
      </w:r>
    </w:p>
    <w:p w:rsidRPr="00673339" w:rsidR="00673339" w:rsidP="00D11480" w:rsidRDefault="00673339" w14:paraId="36B6943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"equals": "true"</w:t>
      </w:r>
    </w:p>
    <w:p w:rsidRPr="00673339" w:rsidR="00673339" w:rsidP="00D11480" w:rsidRDefault="00673339" w14:paraId="155FF50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1D48674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7DAF2F8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sidR="00673339">
        <w:rPr>
          <w:rFonts w:ascii="Consolas" w:hAnsi="Consolas" w:eastAsia="Times New Roman" w:cs="Times New Roman"/>
          <w:color w:val="CCCCCC"/>
          <w:kern w:val="0"/>
          <w:sz w:val="21"/>
          <w:szCs w:val="21"/>
          <w:lang w:eastAsia="en-IN"/>
          <w14:ligatures w14:val="none"/>
        </w:rPr>
        <w:t xml:space="preserve">                        "value": "[</w:t>
      </w:r>
      <w:r w:rsidRPr="00673339" w:rsidR="00673339">
        <w:rPr>
          <w:rFonts w:ascii="Consolas" w:hAnsi="Consolas" w:eastAsia="Times New Roman" w:cs="Times New Roman"/>
          <w:color w:val="CCCCCC"/>
          <w:kern w:val="0"/>
          <w:sz w:val="21"/>
          <w:szCs w:val="21"/>
          <w:lang w:eastAsia="en-IN"/>
          <w14:ligatures w14:val="none"/>
        </w:rPr>
        <w:t xml:space="preserve">padLeft</w:t>
      </w:r>
      <w:r w:rsidRPr="00673339" w:rsidR="00673339">
        <w:rPr>
          <w:rFonts w:ascii="Consolas" w:hAnsi="Consolas" w:eastAsia="Times New Roman" w:cs="Times New Roman"/>
          <w:color w:val="CCCCCC"/>
          <w:kern w:val="0"/>
          <w:sz w:val="21"/>
          <w:szCs w:val="21"/>
          <w:lang w:eastAsia="en-IN"/>
          <w14:ligatures w14:val="none"/>
        </w:rPr>
        <w:t xml:space="preserve">(current('</w:t>
      </w:r>
      <w:r w:rsidRPr="00673339" w:rsidR="00673339">
        <w:rPr>
          <w:rFonts w:ascii="Consolas" w:hAnsi="Consolas" w:eastAsia="Times New Roman" w:cs="Times New Roman"/>
          <w:color w:val="CCCCCC"/>
          <w:kern w:val="0"/>
          <w:sz w:val="21"/>
          <w:szCs w:val="21"/>
          <w:lang w:eastAsia="en-IN"/>
          <w14:ligatures w14:val="none"/>
        </w:rPr>
        <w:t xml:space="preserve">Microsoft.Insights</w:t>
      </w:r>
      <w:r w:rsidRPr="00673339" w:rsidR="00673339">
        <w:rPr>
          <w:rFonts w:ascii="Consolas" w:hAnsi="Consolas" w:eastAsia="Times New Roman" w:cs="Times New Roman"/>
          <w:color w:val="CCCCCC"/>
          <w:kern w:val="0"/>
          <w:sz w:val="21"/>
          <w:szCs w:val="21"/>
          <w:lang w:eastAsia="en-IN"/>
          <w14:ligatures w14:val="none"/>
        </w:rPr>
        <w:t xml:space="preserve">/</w:t>
      </w:r>
      <w:r w:rsidRPr="00673339" w:rsidR="00673339">
        <w:rPr>
          <w:rFonts w:ascii="Consolas" w:hAnsi="Consolas" w:eastAsia="Times New Roman" w:cs="Times New Roman"/>
          <w:color w:val="CCCCCC"/>
          <w:kern w:val="0"/>
          <w:sz w:val="21"/>
          <w:szCs w:val="21"/>
          <w:lang w:eastAsia="en-IN"/>
          <w14:ligatures w14:val="none"/>
        </w:rPr>
        <w:t xml:space="preserve">diagnosticSettings</w:t>
      </w:r>
      <w:r w:rsidRPr="00673339" w:rsidR="00673339">
        <w:rPr>
          <w:rFonts w:ascii="Consolas" w:hAnsi="Consolas" w:eastAsia="Times New Roman" w:cs="Times New Roman"/>
          <w:color w:val="CCCCCC"/>
          <w:kern w:val="0"/>
          <w:sz w:val="21"/>
          <w:szCs w:val="21"/>
          <w:lang w:eastAsia="en-IN"/>
          <w14:ligatures w14:val="none"/>
        </w:rPr>
        <w:t xml:space="preserve">/</w:t>
      </w:r>
      <w:bookmarkStart w:name="_Int_THoQWWJr" w:id="1941492080"/>
      <w:r w:rsidRPr="00673339" w:rsidR="00673339">
        <w:rPr>
          <w:rFonts w:ascii="Consolas" w:hAnsi="Consolas" w:eastAsia="Times New Roman" w:cs="Times New Roman"/>
          <w:color w:val="CCCCCC"/>
          <w:kern w:val="0"/>
          <w:sz w:val="21"/>
          <w:szCs w:val="21"/>
          <w:lang w:eastAsia="en-IN"/>
          <w14:ligatures w14:val="none"/>
        </w:rPr>
        <w:t xml:space="preserve">logs[</w:t>
      </w:r>
      <w:bookmarkEnd w:id="1941492080"/>
      <w:r w:rsidRPr="00673339" w:rsidR="00673339">
        <w:rPr>
          <w:rFonts w:ascii="Consolas" w:hAnsi="Consolas" w:eastAsia="Times New Roman" w:cs="Times New Roman"/>
          <w:color w:val="CCCCCC"/>
          <w:kern w:val="0"/>
          <w:sz w:val="21"/>
          <w:szCs w:val="21"/>
          <w:lang w:eastAsia="en-IN"/>
          <w14:ligatures w14:val="none"/>
        </w:rPr>
        <w:t xml:space="preserve">*].</w:t>
      </w:r>
      <w:r w:rsidRPr="00673339" w:rsidR="00673339">
        <w:rPr>
          <w:rFonts w:ascii="Consolas" w:hAnsi="Consolas" w:eastAsia="Times New Roman" w:cs="Times New Roman"/>
          <w:color w:val="CCCCCC"/>
          <w:kern w:val="0"/>
          <w:sz w:val="21"/>
          <w:szCs w:val="21"/>
          <w:lang w:eastAsia="en-IN"/>
          <w14:ligatures w14:val="none"/>
        </w:rPr>
        <w:t xml:space="preserve">retentionPolicy.days</w:t>
      </w:r>
      <w:r w:rsidRPr="00673339" w:rsidR="00673339">
        <w:rPr>
          <w:rFonts w:ascii="Consolas" w:hAnsi="Consolas" w:eastAsia="Times New Roman" w:cs="Times New Roman"/>
          <w:color w:val="CCCCCC"/>
          <w:kern w:val="0"/>
          <w:sz w:val="21"/>
          <w:szCs w:val="21"/>
          <w:lang w:eastAsia="en-IN"/>
          <w14:ligatures w14:val="none"/>
        </w:rPr>
        <w:t xml:space="preserve">'), 3, '0')]",</w:t>
      </w:r>
    </w:p>
    <w:p w:rsidRPr="00673339" w:rsidR="00673339" w:rsidP="00D11480" w:rsidRDefault="00673339" w14:paraId="44BEA62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"greaterOrEquals": "[padLeft(parameters('requiredRetentionDays'), 3, '0')]"</w:t>
      </w:r>
    </w:p>
    <w:p w:rsidRPr="00673339" w:rsidR="00673339" w:rsidP="00D11480" w:rsidRDefault="00673339" w14:paraId="60FA1AA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75DCB69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2F55440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"field": "Microsoft.Insights/diagnosticSettings/logs.enabled",</w:t>
      </w:r>
    </w:p>
    <w:p w:rsidRPr="00673339" w:rsidR="00673339" w:rsidP="00D11480" w:rsidRDefault="00673339" w14:paraId="751F888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"equals": "true"</w:t>
      </w:r>
    </w:p>
    <w:p w:rsidRPr="00673339" w:rsidR="00673339" w:rsidP="00D11480" w:rsidRDefault="00673339" w14:paraId="55C6520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3446ABD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163B3F4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79F68CE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0287A60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"allOf": [</w:t>
      </w:r>
    </w:p>
    <w:p w:rsidRPr="00673339" w:rsidR="00673339" w:rsidP="00D11480" w:rsidRDefault="00673339" w14:paraId="28F817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509951B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"field": "Microsoft.Insights/diagnosticSettings/logs.enabled",</w:t>
      </w:r>
    </w:p>
    <w:p w:rsidRPr="00673339" w:rsidR="00673339" w:rsidP="00D11480" w:rsidRDefault="00673339" w14:paraId="24E1FF2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"equals": "true"</w:t>
      </w:r>
    </w:p>
    <w:p w:rsidRPr="00673339" w:rsidR="00673339" w:rsidP="00D11480" w:rsidRDefault="00673339" w14:paraId="0D0745A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6B08E00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4E865E4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"anyOf": [</w:t>
      </w:r>
    </w:p>
    <w:p w:rsidRPr="00673339" w:rsidR="00673339" w:rsidP="00D11480" w:rsidRDefault="00673339" w14:paraId="13DAC00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4A04986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sidR="00673339">
        <w:rPr>
          <w:rFonts w:ascii="Consolas" w:hAnsi="Consolas" w:eastAsia="Times New Roman" w:cs="Times New Roman"/>
          <w:color w:val="CCCCCC"/>
          <w:kern w:val="0"/>
          <w:sz w:val="21"/>
          <w:szCs w:val="21"/>
          <w:lang w:eastAsia="en-IN"/>
          <w14:ligatures w14:val="none"/>
        </w:rPr>
        <w:t xml:space="preserve">                            "field": "</w:t>
      </w:r>
      <w:r w:rsidRPr="00673339" w:rsidR="00673339">
        <w:rPr>
          <w:rFonts w:ascii="Consolas" w:hAnsi="Consolas" w:eastAsia="Times New Roman" w:cs="Times New Roman"/>
          <w:color w:val="CCCCCC"/>
          <w:kern w:val="0"/>
          <w:sz w:val="21"/>
          <w:szCs w:val="21"/>
          <w:lang w:eastAsia="en-IN"/>
          <w14:ligatures w14:val="none"/>
        </w:rPr>
        <w:t xml:space="preserve">Microsoft.Insights</w:t>
      </w:r>
      <w:r w:rsidRPr="00673339" w:rsidR="00673339">
        <w:rPr>
          <w:rFonts w:ascii="Consolas" w:hAnsi="Consolas" w:eastAsia="Times New Roman" w:cs="Times New Roman"/>
          <w:color w:val="CCCCCC"/>
          <w:kern w:val="0"/>
          <w:sz w:val="21"/>
          <w:szCs w:val="21"/>
          <w:lang w:eastAsia="en-IN"/>
          <w14:ligatures w14:val="none"/>
        </w:rPr>
        <w:t xml:space="preserve">/</w:t>
      </w:r>
      <w:r w:rsidRPr="00673339" w:rsidR="00673339">
        <w:rPr>
          <w:rFonts w:ascii="Consolas" w:hAnsi="Consolas" w:eastAsia="Times New Roman" w:cs="Times New Roman"/>
          <w:color w:val="CCCCCC"/>
          <w:kern w:val="0"/>
          <w:sz w:val="21"/>
          <w:szCs w:val="21"/>
          <w:lang w:eastAsia="en-IN"/>
          <w14:ligatures w14:val="none"/>
        </w:rPr>
        <w:t xml:space="preserve">diagnosticSettings</w:t>
      </w:r>
      <w:r w:rsidRPr="00673339" w:rsidR="00673339">
        <w:rPr>
          <w:rFonts w:ascii="Consolas" w:hAnsi="Consolas" w:eastAsia="Times New Roman" w:cs="Times New Roman"/>
          <w:color w:val="CCCCCC"/>
          <w:kern w:val="0"/>
          <w:sz w:val="21"/>
          <w:szCs w:val="21"/>
          <w:lang w:eastAsia="en-IN"/>
          <w14:ligatures w14:val="none"/>
        </w:rPr>
        <w:t xml:space="preserve">/</w:t>
      </w:r>
      <w:bookmarkStart w:name="_Int_TdXZ7zd2" w:id="1993799758"/>
      <w:r w:rsidRPr="00673339" w:rsidR="00673339">
        <w:rPr>
          <w:rFonts w:ascii="Consolas" w:hAnsi="Consolas" w:eastAsia="Times New Roman" w:cs="Times New Roman"/>
          <w:color w:val="CCCCCC"/>
          <w:kern w:val="0"/>
          <w:sz w:val="21"/>
          <w:szCs w:val="21"/>
          <w:lang w:eastAsia="en-IN"/>
          <w14:ligatures w14:val="none"/>
        </w:rPr>
        <w:t xml:space="preserve">logs[</w:t>
      </w:r>
      <w:bookmarkEnd w:id="1993799758"/>
      <w:r w:rsidRPr="00673339" w:rsidR="00673339">
        <w:rPr>
          <w:rFonts w:ascii="Consolas" w:hAnsi="Consolas" w:eastAsia="Times New Roman" w:cs="Times New Roman"/>
          <w:color w:val="CCCCCC"/>
          <w:kern w:val="0"/>
          <w:sz w:val="21"/>
          <w:szCs w:val="21"/>
          <w:lang w:eastAsia="en-IN"/>
          <w14:ligatures w14:val="none"/>
        </w:rPr>
        <w:t xml:space="preserve">*].</w:t>
      </w:r>
      <w:r w:rsidRPr="00673339" w:rsidR="00673339">
        <w:rPr>
          <w:rFonts w:ascii="Consolas" w:hAnsi="Consolas" w:eastAsia="Times New Roman" w:cs="Times New Roman"/>
          <w:color w:val="CCCCCC"/>
          <w:kern w:val="0"/>
          <w:sz w:val="21"/>
          <w:szCs w:val="21"/>
          <w:lang w:eastAsia="en-IN"/>
          <w14:ligatures w14:val="none"/>
        </w:rPr>
        <w:t xml:space="preserve">retentionPolicy.enabled</w:t>
      </w:r>
      <w:r w:rsidRPr="00673339" w:rsidR="00673339">
        <w:rPr>
          <w:rFonts w:ascii="Consolas" w:hAnsi="Consolas" w:eastAsia="Times New Roman" w:cs="Times New Roman"/>
          <w:color w:val="CCCCCC"/>
          <w:kern w:val="0"/>
          <w:sz w:val="21"/>
          <w:szCs w:val="21"/>
          <w:lang w:eastAsia="en-IN"/>
          <w14:ligatures w14:val="none"/>
        </w:rPr>
        <w:t xml:space="preserve">",</w:t>
      </w:r>
    </w:p>
    <w:p w:rsidRPr="00673339" w:rsidR="00673339" w:rsidP="00D11480" w:rsidRDefault="00673339" w14:paraId="2D58013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"notEquals": "true"</w:t>
      </w:r>
    </w:p>
    <w:p w:rsidRPr="00673339" w:rsidR="00673339" w:rsidP="00D11480" w:rsidRDefault="00673339" w14:paraId="243435C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01FF40F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386B6C3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"field": "Microsoft.Insights/diagnosticSettings/storageAccountId",</w:t>
      </w:r>
    </w:p>
    <w:p w:rsidRPr="00673339" w:rsidR="00673339" w:rsidP="00D11480" w:rsidRDefault="00673339" w14:paraId="0C234DD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"exists": false</w:t>
      </w:r>
    </w:p>
    <w:p w:rsidRPr="00673339" w:rsidR="00673339" w:rsidP="00D11480" w:rsidRDefault="00673339" w14:paraId="416D924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2392C7C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5107DAE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35661BE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2948243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4FA107A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6FB0413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57C23B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5160A04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"greaterOrEquals": 1</w:t>
      </w:r>
    </w:p>
    <w:p w:rsidRPr="00673339" w:rsidR="00673339" w:rsidP="00D11480" w:rsidRDefault="00673339" w14:paraId="02F1272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78788DF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43EBF5E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4E46A64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076573B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w:t>
      </w:r>
    </w:p>
    <w:p w:rsidRPr="00673339" w:rsidR="00673339" w:rsidP="00D11480" w:rsidRDefault="00673339" w14:paraId="5A160F3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"id": "/providers/Microsoft.Authorization/policyDefinitions/34f95f76-5386-4de7-b824-0d8478470c9d",</w:t>
      </w:r>
    </w:p>
    <w:p w:rsidRPr="00673339" w:rsidR="00673339" w:rsidP="00D11480" w:rsidRDefault="00673339" w14:paraId="1B52D75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"type": "Microsoft.Authorization/policyDefinitions",</w:t>
      </w:r>
    </w:p>
    <w:p w:rsidRPr="00673339" w:rsidR="00673339" w:rsidP="00D11480" w:rsidRDefault="00673339" w14:paraId="541B47E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 xml:space="preserve">  "name": "34f95f76-5386-4de7-b824-0d8478470c9d"</w:t>
      </w:r>
    </w:p>
    <w:p w:rsidRPr="005D1360" w:rsidR="009662ED" w:rsidP="00D11480" w:rsidRDefault="00673339" w14:paraId="1D9AA365" w14:textId="7911091E">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673339">
        <w:rPr>
          <w:rFonts w:ascii="Consolas" w:hAnsi="Consolas" w:eastAsia="Times New Roman" w:cs="Times New Roman"/>
          <w:color w:val="CCCCCC"/>
          <w:kern w:val="0"/>
          <w:sz w:val="21"/>
          <w:szCs w:val="21"/>
          <w:lang w:eastAsia="en-IN"/>
          <w14:ligatures w14:val="none"/>
        </w:rPr>
        <w:t>}</w:t>
      </w:r>
    </w:p>
    <w:p w:rsidR="009662ED" w:rsidP="00D11480" w:rsidRDefault="009662ED" w14:paraId="507B0EE4" w14:textId="77777777">
      <w:pPr>
        <w:jc w:val="both"/>
      </w:pPr>
    </w:p>
    <w:p w:rsidR="009662ED" w:rsidP="6B312BCE" w:rsidRDefault="009662ED" w14:paraId="1BF71952" w14:textId="2109C3C1">
      <w:pPr>
        <w:shd w:val="clear" w:color="auto" w:fill="FFFFFF" w:themeFill="background1"/>
        <w:spacing w:before="100" w:beforeAutospacing="on" w:after="100" w:afterAutospacing="on" w:line="240" w:lineRule="auto"/>
        <w:jc w:val="both"/>
      </w:pPr>
      <w:bookmarkStart w:name="_Toc2125869485" w:id="335837763"/>
      <w:r w:rsidRPr="3B099937" w:rsidR="009662ED">
        <w:rPr>
          <w:rStyle w:val="Heading1Char"/>
          <w:b w:val="1"/>
          <w:bCs w:val="1"/>
        </w:rPr>
        <w:t>8.5</w:t>
      </w:r>
      <w:r w:rsidRPr="3B099937" w:rsidR="009662ED">
        <w:rPr>
          <w:rStyle w:val="Heading1Char"/>
          <w:b w:val="1"/>
          <w:bCs w:val="1"/>
        </w:rPr>
        <w:t xml:space="preserve"> </w:t>
      </w:r>
      <w:r w:rsidRPr="3B099937" w:rsidR="009662ED">
        <w:rPr>
          <w:rStyle w:val="Heading1Char"/>
          <w:b w:val="1"/>
          <w:bCs w:val="1"/>
          <w:color w:val="4471C4"/>
        </w:rPr>
        <w:t>Error Details</w:t>
      </w:r>
      <w:bookmarkEnd w:id="335837763"/>
      <w:r w:rsidRPr="3B099937" w:rsidR="009662ED">
        <w:rPr>
          <w:b w:val="1"/>
          <w:bCs w:val="1"/>
          <w:color w:val="4471C4"/>
          <w:sz w:val="24"/>
          <w:szCs w:val="24"/>
        </w:rPr>
        <w:t xml:space="preserve"> </w:t>
      </w:r>
      <w:r w:rsidR="009662ED">
        <w:rPr/>
        <w:t xml:space="preserve">The location of the error details depends on what aspect of Azure Policy </w:t>
      </w:r>
      <w:r w:rsidR="18DE0681">
        <w:rPr/>
        <w:t>you are</w:t>
      </w:r>
      <w:r w:rsidR="009662ED">
        <w:rPr/>
        <w:t xml:space="preserve"> working with</w:t>
      </w:r>
      <w:r w:rsidR="009662ED">
        <w:rPr/>
        <w:t xml:space="preserve"> &amp; </w:t>
      </w:r>
      <w:r w:rsidR="009662ED">
        <w:rPr/>
        <w:t>error summary details.</w:t>
      </w:r>
    </w:p>
    <w:p w:rsidR="009662ED" w:rsidP="00D11480" w:rsidRDefault="009662ED" w14:paraId="7193261E" w14:textId="77777777">
      <w:pPr>
        <w:shd w:val="clear" w:color="auto" w:fill="FFFFFF"/>
        <w:spacing w:before="100" w:beforeAutospacing="1" w:after="100" w:afterAutospacing="1" w:line="240" w:lineRule="auto"/>
        <w:jc w:val="both"/>
      </w:pPr>
    </w:p>
    <w:p w:rsidR="009662ED" w:rsidP="00D11480" w:rsidRDefault="009662ED" w14:paraId="352A4A1B" w14:textId="77777777">
      <w:pPr>
        <w:shd w:val="clear" w:color="auto" w:fill="FFFFFF"/>
        <w:spacing w:before="100" w:beforeAutospacing="1" w:after="100" w:afterAutospacing="1" w:line="240" w:lineRule="auto"/>
        <w:jc w:val="both"/>
      </w:pPr>
    </w:p>
    <w:p w:rsidR="009662ED" w:rsidP="3B099937" w:rsidRDefault="009662ED" w14:paraId="3269B55E" w14:textId="0C7B4CC6">
      <w:pPr>
        <w:shd w:val="clear" w:color="auto" w:fill="FFFFFF" w:themeFill="background1"/>
        <w:spacing w:before="100" w:beforeAutospacing="on" w:after="100" w:afterAutospacing="on" w:line="240" w:lineRule="auto"/>
        <w:jc w:val="both"/>
      </w:pPr>
      <w:bookmarkStart w:name="_Toc643022234" w:id="499576415"/>
      <w:r w:rsidRPr="3B099937" w:rsidR="009662ED">
        <w:rPr>
          <w:rStyle w:val="Heading1Char"/>
          <w:b w:val="1"/>
          <w:bCs w:val="1"/>
        </w:rPr>
        <w:t>8.6</w:t>
      </w:r>
      <w:r w:rsidRPr="3B099937" w:rsidR="009662ED">
        <w:rPr>
          <w:rStyle w:val="Heading1Char"/>
          <w:b w:val="1"/>
          <w:bCs w:val="1"/>
        </w:rPr>
        <w:t xml:space="preserve"> </w:t>
      </w:r>
      <w:r w:rsidRPr="3B099937" w:rsidR="009662ED">
        <w:rPr>
          <w:rStyle w:val="Heading1Char"/>
          <w:b w:val="1"/>
          <w:bCs w:val="1"/>
          <w:color w:val="4472C4" w:themeColor="accent1" w:themeTint="FF" w:themeShade="FF"/>
        </w:rPr>
        <w:t>Exceptions</w:t>
      </w:r>
      <w:bookmarkEnd w:id="499576415"/>
      <w:r w:rsidRPr="3B099937" w:rsidR="009662ED">
        <w:rPr>
          <w:rStyle w:val="Heading1Char"/>
          <w:b w:val="1"/>
          <w:bCs w:val="1"/>
        </w:rPr>
        <w:t xml:space="preserve"> </w:t>
      </w:r>
      <w:r w:rsidR="009662ED">
        <w:rPr/>
        <w:t>While creating</w:t>
      </w:r>
      <w:r w:rsidR="009662ED">
        <w:rPr/>
        <w:t xml:space="preserve"> or after created the policy,</w:t>
      </w:r>
      <w:r w:rsidR="009662ED">
        <w:rPr/>
        <w:t xml:space="preserve"> </w:t>
      </w:r>
      <w:r w:rsidR="009662ED">
        <w:rPr/>
        <w:t>We</w:t>
      </w:r>
      <w:r w:rsidR="009662ED">
        <w:rPr/>
        <w:t xml:space="preserve"> can Exclusions the Subscription/Resource Group/ Resource</w:t>
      </w:r>
      <w:r w:rsidR="009662ED">
        <w:rPr/>
        <w:t>.</w:t>
      </w:r>
    </w:p>
    <w:p w:rsidR="001D0CCE" w:rsidP="6B312BCE" w:rsidRDefault="001D0CCE" w14:paraId="6EB488C6" w14:textId="00BDAB65">
      <w:pPr>
        <w:shd w:val="clear" w:color="auto" w:fill="FFFFFF" w:themeFill="background1"/>
        <w:spacing w:after="0" w:line="240" w:lineRule="auto"/>
        <w:jc w:val="both"/>
      </w:pPr>
      <w:r w:rsidR="00AF45BF">
        <w:drawing>
          <wp:inline wp14:editId="4FB997D5" wp14:anchorId="05E2E43C">
            <wp:extent cx="5745482" cy="2374265"/>
            <wp:effectExtent l="19050" t="19050" r="26670" b="26035"/>
            <wp:docPr id="1510547834" name="Picture 1" title=""/>
            <wp:cNvGraphicFramePr>
              <a:graphicFrameLocks noChangeAspect="1"/>
            </wp:cNvGraphicFramePr>
            <a:graphic>
              <a:graphicData uri="http://schemas.openxmlformats.org/drawingml/2006/picture">
                <pic:pic>
                  <pic:nvPicPr>
                    <pic:cNvPr id="0" name="Picture 1"/>
                    <pic:cNvPicPr/>
                  </pic:nvPicPr>
                  <pic:blipFill>
                    <a:blip r:embed="Re123bd6e9899400c">
                      <a:extLst>
                        <a:ext xmlns:a="http://schemas.openxmlformats.org/drawingml/2006/main" uri="{28A0092B-C50C-407E-A947-70E740481C1C}">
                          <a14:useLocalDpi val="0"/>
                        </a:ext>
                      </a:extLst>
                    </a:blip>
                    <a:stretch>
                      <a:fillRect/>
                    </a:stretch>
                  </pic:blipFill>
                  <pic:spPr>
                    <a:xfrm rot="0" flipH="0" flipV="0">
                      <a:off x="0" y="0"/>
                      <a:ext cx="5745482" cy="2374265"/>
                    </a:xfrm>
                    <a:prstGeom prst="rect">
                      <a:avLst/>
                    </a:prstGeom>
                    <a:ln>
                      <a:solidFill>
                        <a:schemeClr val="accent1"/>
                      </a:solidFill>
                    </a:ln>
                  </pic:spPr>
                </pic:pic>
              </a:graphicData>
            </a:graphic>
          </wp:inline>
        </w:drawing>
      </w:r>
      <w:r w:rsidR="001D0CCE">
        <w:rPr/>
        <w:t xml:space="preserve">Figure </w:t>
      </w:r>
      <w:r>
        <w:fldChar w:fldCharType="begin"/>
      </w:r>
      <w:r>
        <w:instrText xml:space="preserve"> SEQ Figure \* ARABIC </w:instrText>
      </w:r>
      <w:r>
        <w:fldChar w:fldCharType="separate"/>
      </w:r>
      <w:r w:rsidR="001D0CCE">
        <w:rPr/>
        <w:t>2</w:t>
      </w:r>
      <w:r>
        <w:fldChar w:fldCharType="end"/>
      </w:r>
      <w:r w:rsidR="001D0CCE">
        <w:rPr/>
        <w:t xml:space="preserve"> Select the policy, Click on Create Exemption.</w:t>
      </w:r>
    </w:p>
    <w:p w:rsidR="00A44C24" w:rsidP="00D11480" w:rsidRDefault="00A44C24" w14:paraId="508EF415" w14:textId="77777777">
      <w:pPr>
        <w:shd w:val="clear" w:color="auto" w:fill="FFFFFF"/>
        <w:spacing w:after="0" w:line="240" w:lineRule="auto"/>
        <w:jc w:val="both"/>
      </w:pPr>
    </w:p>
    <w:p w:rsidR="00A44C24" w:rsidP="00D11480" w:rsidRDefault="00A44C24" w14:paraId="2632A3E1" w14:textId="77777777">
      <w:pPr>
        <w:shd w:val="clear" w:color="auto" w:fill="FFFFFF"/>
        <w:spacing w:after="0" w:line="240" w:lineRule="auto"/>
        <w:jc w:val="both"/>
      </w:pPr>
    </w:p>
    <w:p w:rsidR="00A44C24" w:rsidP="00D11480" w:rsidRDefault="00A44C24" w14:paraId="5FC11D8D" w14:textId="77777777">
      <w:pPr>
        <w:shd w:val="clear" w:color="auto" w:fill="FFFFFF"/>
        <w:spacing w:after="0" w:line="240" w:lineRule="auto"/>
        <w:jc w:val="both"/>
      </w:pPr>
    </w:p>
    <w:p w:rsidR="00A44C24" w:rsidP="00D11480" w:rsidRDefault="00A44C24" w14:paraId="67C313B0" w14:textId="77777777">
      <w:pPr>
        <w:shd w:val="clear" w:color="auto" w:fill="FFFFFF"/>
        <w:spacing w:after="0" w:line="240" w:lineRule="auto"/>
        <w:jc w:val="both"/>
      </w:pPr>
    </w:p>
    <w:p w:rsidR="00A44C24" w:rsidP="00D11480" w:rsidRDefault="00A44C24" w14:paraId="7658F538" w14:textId="77777777">
      <w:pPr>
        <w:shd w:val="clear" w:color="auto" w:fill="FFFFFF"/>
        <w:spacing w:after="0" w:line="240" w:lineRule="auto"/>
        <w:jc w:val="both"/>
      </w:pPr>
    </w:p>
    <w:p w:rsidR="00A44C24" w:rsidP="00D11480" w:rsidRDefault="00A44C24" w14:paraId="00FD0EAE" w14:textId="77777777">
      <w:pPr>
        <w:shd w:val="clear" w:color="auto" w:fill="FFFFFF"/>
        <w:spacing w:after="0" w:line="240" w:lineRule="auto"/>
        <w:jc w:val="both"/>
      </w:pPr>
    </w:p>
    <w:p w:rsidR="00A44C24" w:rsidP="00D11480" w:rsidRDefault="00A44C24" w14:paraId="47A9A676" w14:textId="77777777">
      <w:pPr>
        <w:shd w:val="clear" w:color="auto" w:fill="FFFFFF"/>
        <w:spacing w:after="0" w:line="240" w:lineRule="auto"/>
        <w:jc w:val="both"/>
      </w:pPr>
    </w:p>
    <w:p w:rsidR="00A44C24" w:rsidP="00D11480" w:rsidRDefault="00A44C24" w14:paraId="5B885B71" w14:textId="77777777">
      <w:pPr>
        <w:shd w:val="clear" w:color="auto" w:fill="FFFFFF"/>
        <w:spacing w:after="0" w:line="240" w:lineRule="auto"/>
        <w:jc w:val="both"/>
      </w:pPr>
    </w:p>
    <w:p w:rsidR="00A44C24" w:rsidP="00D11480" w:rsidRDefault="00A44C24" w14:paraId="52812E60" w14:textId="77777777">
      <w:pPr>
        <w:shd w:val="clear" w:color="auto" w:fill="FFFFFF"/>
        <w:spacing w:after="0" w:line="240" w:lineRule="auto"/>
        <w:jc w:val="both"/>
      </w:pPr>
    </w:p>
    <w:p w:rsidR="00A44C24" w:rsidP="00D11480" w:rsidRDefault="00A44C24" w14:paraId="765B3388" w14:textId="77777777">
      <w:pPr>
        <w:shd w:val="clear" w:color="auto" w:fill="FFFFFF"/>
        <w:spacing w:after="0" w:line="240" w:lineRule="auto"/>
        <w:jc w:val="both"/>
      </w:pPr>
    </w:p>
    <w:p w:rsidR="00A44C24" w:rsidP="00D11480" w:rsidRDefault="00A44C24" w14:paraId="36B65F68" w14:textId="77777777">
      <w:pPr>
        <w:shd w:val="clear" w:color="auto" w:fill="FFFFFF"/>
        <w:spacing w:after="0" w:line="240" w:lineRule="auto"/>
        <w:jc w:val="both"/>
      </w:pPr>
    </w:p>
    <w:p w:rsidR="00A44C24" w:rsidP="00D11480" w:rsidRDefault="00A44C24" w14:paraId="26A8768C" w14:textId="77777777">
      <w:pPr>
        <w:shd w:val="clear" w:color="auto" w:fill="FFFFFF"/>
        <w:spacing w:after="0" w:line="240" w:lineRule="auto"/>
        <w:jc w:val="both"/>
      </w:pPr>
    </w:p>
    <w:p w:rsidR="00A44C24" w:rsidP="00D11480" w:rsidRDefault="00A44C24" w14:paraId="3EB3F58E" w14:textId="77777777">
      <w:pPr>
        <w:shd w:val="clear" w:color="auto" w:fill="FFFFFF"/>
        <w:spacing w:after="0" w:line="240" w:lineRule="auto"/>
        <w:jc w:val="both"/>
      </w:pPr>
    </w:p>
    <w:p w:rsidR="00A44C24" w:rsidP="00D11480" w:rsidRDefault="00A44C24" w14:paraId="67C0F659" w14:textId="77777777">
      <w:pPr>
        <w:shd w:val="clear" w:color="auto" w:fill="FFFFFF"/>
        <w:spacing w:after="0" w:line="240" w:lineRule="auto"/>
        <w:jc w:val="both"/>
      </w:pPr>
    </w:p>
    <w:p w:rsidRPr="00BF19A7" w:rsidR="00F849AB" w:rsidP="6B312BCE" w:rsidRDefault="00F849AB" w14:paraId="01FBCB6B" w14:textId="528C0B1C">
      <w:pPr>
        <w:spacing w:after="0" w:line="240" w:lineRule="auto"/>
        <w:jc w:val="both"/>
      </w:pPr>
      <w:r w:rsidR="00C72826">
        <w:drawing>
          <wp:inline wp14:editId="492A69F5" wp14:anchorId="29E49AAE">
            <wp:extent cx="5745482" cy="4678678"/>
            <wp:effectExtent l="19050" t="19050" r="26670" b="26670"/>
            <wp:docPr id="1226716883" name="Picture 1" title=""/>
            <wp:cNvGraphicFramePr>
              <a:graphicFrameLocks noChangeAspect="1"/>
            </wp:cNvGraphicFramePr>
            <a:graphic>
              <a:graphicData uri="http://schemas.openxmlformats.org/drawingml/2006/picture">
                <pic:pic>
                  <pic:nvPicPr>
                    <pic:cNvPr id="0" name="Picture 1"/>
                    <pic:cNvPicPr/>
                  </pic:nvPicPr>
                  <pic:blipFill>
                    <a:blip r:embed="R1c63054b66ae4ba1">
                      <a:extLst>
                        <a:ext xmlns:a="http://schemas.openxmlformats.org/drawingml/2006/main" uri="{28A0092B-C50C-407E-A947-70E740481C1C}">
                          <a14:useLocalDpi val="0"/>
                        </a:ext>
                      </a:extLst>
                    </a:blip>
                    <a:stretch>
                      <a:fillRect/>
                    </a:stretch>
                  </pic:blipFill>
                  <pic:spPr>
                    <a:xfrm rot="0" flipH="0" flipV="0">
                      <a:off x="0" y="0"/>
                      <a:ext cx="5745482" cy="4678678"/>
                    </a:xfrm>
                    <a:prstGeom prst="rect">
                      <a:avLst/>
                    </a:prstGeom>
                    <a:ln>
                      <a:solidFill>
                        <a:schemeClr val="accent1"/>
                      </a:solidFill>
                    </a:ln>
                  </pic:spPr>
                </pic:pic>
              </a:graphicData>
            </a:graphic>
          </wp:inline>
        </w:drawing>
      </w:r>
      <w:r w:rsidR="00F849AB">
        <w:rPr/>
        <w:t xml:space="preserve">Figure </w:t>
      </w:r>
      <w:r>
        <w:fldChar w:fldCharType="begin"/>
      </w:r>
      <w:r>
        <w:instrText xml:space="preserve"> SEQ Figure \* ARABIC </w:instrText>
      </w:r>
      <w:r>
        <w:fldChar w:fldCharType="separate"/>
      </w:r>
      <w:r w:rsidRPr="6B312BCE" w:rsidR="00F849AB">
        <w:rPr>
          <w:noProof/>
        </w:rPr>
        <w:t>3</w:t>
      </w:r>
      <w:r w:rsidRPr="6B312BCE">
        <w:rPr>
          <w:noProof/>
        </w:rPr>
        <w:fldChar w:fldCharType="end"/>
      </w:r>
      <w:r w:rsidR="00F849AB">
        <w:rPr/>
        <w:t xml:space="preserve"> Select the Exemption Scope (Subscription/ Resource Group / Resource).</w:t>
      </w:r>
    </w:p>
    <w:p w:rsidRPr="00B556B0" w:rsidR="00CD056B" w:rsidP="00D11480" w:rsidRDefault="00CD056B" w14:paraId="62BD5260" w14:textId="77777777">
      <w:pPr>
        <w:jc w:val="both"/>
      </w:pPr>
    </w:p>
    <w:p w:rsidRPr="00CB40D4" w:rsidR="00790BD4" w:rsidP="3B099937" w:rsidRDefault="00602962" w14:paraId="5C1E9746" w14:textId="412DAD36">
      <w:pPr>
        <w:pStyle w:val="Heading1"/>
        <w:spacing w:after="240"/>
        <w:jc w:val="both"/>
        <w:rPr>
          <w:rFonts w:eastAsia="Calibri" w:eastAsiaTheme="minorAscii"/>
          <w:b w:val="1"/>
          <w:bCs w:val="1"/>
          <w:color w:val="4472C4" w:themeColor="accent1"/>
        </w:rPr>
      </w:pPr>
      <w:bookmarkStart w:name="_Toc2070184577" w:id="916486048"/>
      <w:r w:rsidRPr="3B099937" w:rsidR="00602962">
        <w:rPr>
          <w:rFonts w:eastAsia="Calibri" w:eastAsiaTheme="minorAscii"/>
          <w:b w:val="1"/>
          <w:bCs w:val="1"/>
        </w:rPr>
        <w:t>9</w:t>
      </w:r>
      <w:r w:rsidRPr="3B099937" w:rsidR="00790BD4">
        <w:rPr>
          <w:rFonts w:eastAsia="Calibri" w:eastAsiaTheme="minorAscii"/>
          <w:b w:val="1"/>
          <w:bCs w:val="1"/>
        </w:rPr>
        <w:t xml:space="preserve">. </w:t>
      </w:r>
      <w:r w:rsidRPr="3B099937" w:rsidR="00B34E54">
        <w:rPr>
          <w:rFonts w:eastAsia="Calibri" w:eastAsiaTheme="minorAscii"/>
          <w:b w:val="1"/>
          <w:bCs w:val="1"/>
          <w:color w:val="4472C4" w:themeColor="accent1" w:themeTint="FF" w:themeShade="FF"/>
        </w:rPr>
        <w:t>Best practice</w:t>
      </w:r>
      <w:r w:rsidRPr="3B099937" w:rsidR="00790BD4">
        <w:rPr>
          <w:rFonts w:eastAsia="Calibri" w:eastAsiaTheme="minorAscii"/>
          <w:b w:val="1"/>
          <w:bCs w:val="1"/>
          <w:color w:val="4472C4" w:themeColor="accent1" w:themeTint="FF" w:themeShade="FF"/>
        </w:rPr>
        <w:t xml:space="preserve"> 0</w:t>
      </w:r>
      <w:r w:rsidRPr="3B099937" w:rsidR="00602962">
        <w:rPr>
          <w:rFonts w:eastAsia="Calibri" w:eastAsiaTheme="minorAscii"/>
          <w:b w:val="1"/>
          <w:bCs w:val="1"/>
          <w:color w:val="4472C4" w:themeColor="accent1" w:themeTint="FF" w:themeShade="FF"/>
        </w:rPr>
        <w:t>9</w:t>
      </w:r>
      <w:r w:rsidRPr="3B099937" w:rsidR="00790BD4">
        <w:rPr>
          <w:rFonts w:eastAsia="Calibri" w:eastAsiaTheme="minorAscii"/>
          <w:b w:val="1"/>
          <w:bCs w:val="1"/>
          <w:color w:val="4472C4" w:themeColor="accent1" w:themeTint="FF" w:themeShade="FF"/>
        </w:rPr>
        <w:t xml:space="preserve"> </w:t>
      </w:r>
      <w:r w:rsidRPr="3B099937" w:rsidR="00A43207">
        <w:rPr>
          <w:rFonts w:eastAsia="Calibri" w:eastAsiaTheme="minorAscii"/>
          <w:b w:val="1"/>
          <w:bCs w:val="1"/>
          <w:color w:val="4472C4" w:themeColor="accent1" w:themeTint="FF" w:themeShade="FF"/>
        </w:rPr>
        <w:t>Resource logs in Key Vault should be enabled</w:t>
      </w:r>
      <w:r w:rsidRPr="3B099937" w:rsidR="00790BD4">
        <w:rPr>
          <w:rFonts w:eastAsia="Calibri" w:eastAsiaTheme="minorAscii"/>
          <w:b w:val="1"/>
          <w:bCs w:val="1"/>
          <w:color w:val="4472C4" w:themeColor="accent1" w:themeTint="FF" w:themeShade="FF"/>
        </w:rPr>
        <w:t>.</w:t>
      </w:r>
      <w:bookmarkEnd w:id="916486048"/>
    </w:p>
    <w:p w:rsidRPr="005F19E8" w:rsidR="00790BD4" w:rsidP="00D11480" w:rsidRDefault="00602962" w14:paraId="1C9E37D1" w14:textId="03A8D81D">
      <w:pPr>
        <w:pStyle w:val="ListParagraph"/>
        <w:spacing w:after="240"/>
        <w:ind w:left="0"/>
        <w:jc w:val="both"/>
      </w:pPr>
      <w:bookmarkStart w:name="_Toc1239558664" w:id="1240363117"/>
      <w:r w:rsidRPr="3B099937" w:rsidR="00602962">
        <w:rPr>
          <w:rStyle w:val="Heading1Char"/>
          <w:b w:val="1"/>
          <w:bCs w:val="1"/>
        </w:rPr>
        <w:t>9</w:t>
      </w:r>
      <w:r w:rsidRPr="3B099937" w:rsidR="00790BD4">
        <w:rPr>
          <w:rStyle w:val="Heading1Char"/>
          <w:b w:val="1"/>
          <w:bCs w:val="1"/>
        </w:rPr>
        <w:t>.1</w:t>
      </w:r>
      <w:r w:rsidRPr="3B099937" w:rsidR="00790BD4">
        <w:rPr>
          <w:rStyle w:val="Heading1Char"/>
          <w:b w:val="1"/>
          <w:bCs w:val="1"/>
        </w:rPr>
        <w:t xml:space="preserve"> </w:t>
      </w:r>
      <w:r w:rsidRPr="3B099937" w:rsidR="00790BD4">
        <w:rPr>
          <w:rStyle w:val="Heading1Char"/>
          <w:b w:val="1"/>
          <w:bCs w:val="1"/>
          <w:color w:val="4472C4" w:themeColor="accent1" w:themeTint="FF" w:themeShade="FF"/>
        </w:rPr>
        <w:t>Description</w:t>
      </w:r>
      <w:bookmarkEnd w:id="1240363117"/>
      <w:r w:rsidRPr="3B099937" w:rsidR="00790BD4">
        <w:rPr>
          <w:rStyle w:val="Heading1Char"/>
          <w:b w:val="1"/>
          <w:bCs w:val="1"/>
        </w:rPr>
        <w:t xml:space="preserve"> </w:t>
      </w:r>
      <w:r w:rsidR="008A58F1">
        <w:rPr/>
        <w:t>Audit enabling of resource logs. This enables you to recreate activity trails to use for investigation purposes when a security incident occurs or when your network is compromised.</w:t>
      </w:r>
    </w:p>
    <w:p w:rsidRPr="001456B9" w:rsidR="00790BD4" w:rsidP="00D11480" w:rsidRDefault="00602962" w14:paraId="7CD0092A" w14:textId="2829EC17">
      <w:pPr>
        <w:jc w:val="both"/>
        <w:rPr>
          <w:sz w:val="24"/>
          <w:szCs w:val="24"/>
        </w:rPr>
      </w:pPr>
      <w:bookmarkStart w:name="_Toc1309664156" w:id="942760832"/>
      <w:r w:rsidRPr="3B099937" w:rsidR="00602962">
        <w:rPr>
          <w:rStyle w:val="Heading1Char"/>
          <w:b w:val="1"/>
          <w:bCs w:val="1"/>
        </w:rPr>
        <w:t>9</w:t>
      </w:r>
      <w:r w:rsidRPr="3B099937" w:rsidR="00790BD4">
        <w:rPr>
          <w:rStyle w:val="Heading1Char"/>
          <w:b w:val="1"/>
          <w:bCs w:val="1"/>
        </w:rPr>
        <w:t>.2</w:t>
      </w:r>
      <w:r w:rsidRPr="3B099937" w:rsidR="00790BD4">
        <w:rPr>
          <w:rStyle w:val="Heading1Char"/>
          <w:b w:val="1"/>
          <w:bCs w:val="1"/>
        </w:rPr>
        <w:t xml:space="preserve"> </w:t>
      </w:r>
      <w:r w:rsidRPr="3B099937" w:rsidR="00790BD4">
        <w:rPr>
          <w:rStyle w:val="Heading1Char"/>
          <w:b w:val="1"/>
          <w:bCs w:val="1"/>
          <w:color w:val="4471C4"/>
        </w:rPr>
        <w:t>Control Domain</w:t>
      </w:r>
      <w:bookmarkEnd w:id="942760832"/>
      <w:r w:rsidRPr="3B099937" w:rsidR="00790BD4">
        <w:rPr>
          <w:b w:val="1"/>
          <w:bCs w:val="1"/>
          <w:color w:val="4471C4"/>
          <w:sz w:val="24"/>
          <w:szCs w:val="24"/>
        </w:rPr>
        <w:t xml:space="preserve"> </w:t>
      </w:r>
      <w:r w:rsidR="00DC00B6">
        <w:rPr/>
        <w:t xml:space="preserve">CIS Microsoft Azure Foundations Benchmark recommendation 5.1.5, </w:t>
      </w:r>
      <w:r w:rsidR="001456B9">
        <w:rPr/>
        <w:t>1211.09aa3System.4-</w:t>
      </w:r>
      <w:bookmarkStart w:name="_Int_BhFGpjdS" w:id="1218758561"/>
      <w:r w:rsidR="001456B9">
        <w:rPr/>
        <w:t>09.aa</w:t>
      </w:r>
      <w:bookmarkEnd w:id="1218758561"/>
      <w:r w:rsidR="001456B9">
        <w:rPr/>
        <w:t xml:space="preserve">, </w:t>
      </w:r>
      <w:r w:rsidR="00436DB5">
        <w:rPr/>
        <w:t>Microsoft cloud security benchmark DP-8.</w:t>
      </w:r>
    </w:p>
    <w:p w:rsidR="00790BD4" w:rsidP="3B099937" w:rsidRDefault="00602962" w14:paraId="53FC91F5" w14:textId="6854DB87">
      <w:pPr>
        <w:shd w:val="clear" w:color="auto" w:fill="FFFFFF" w:themeFill="background1"/>
        <w:spacing w:before="100" w:beforeAutospacing="on" w:after="100" w:afterAutospacing="on" w:line="240" w:lineRule="auto"/>
        <w:jc w:val="both"/>
      </w:pPr>
      <w:bookmarkStart w:name="_Toc639697312" w:id="817541981"/>
      <w:r w:rsidRPr="3B099937" w:rsidR="00602962">
        <w:rPr>
          <w:rStyle w:val="Heading1Char"/>
          <w:b w:val="1"/>
          <w:bCs w:val="1"/>
        </w:rPr>
        <w:t>9</w:t>
      </w:r>
      <w:r w:rsidRPr="3B099937" w:rsidR="00790BD4">
        <w:rPr>
          <w:rStyle w:val="Heading1Char"/>
          <w:b w:val="1"/>
          <w:bCs w:val="1"/>
        </w:rPr>
        <w:t>.3</w:t>
      </w:r>
      <w:r w:rsidRPr="3B099937" w:rsidR="00790BD4">
        <w:rPr>
          <w:rStyle w:val="Heading1Char"/>
          <w:b w:val="1"/>
          <w:bCs w:val="1"/>
        </w:rPr>
        <w:t xml:space="preserve"> </w:t>
      </w:r>
      <w:r w:rsidRPr="3B099937" w:rsidR="00790BD4">
        <w:rPr>
          <w:rStyle w:val="Heading1Char"/>
          <w:b w:val="1"/>
          <w:bCs w:val="1"/>
          <w:color w:val="4472C4" w:themeColor="accent1" w:themeTint="FF" w:themeShade="FF"/>
        </w:rPr>
        <w:t>Non-Compliance Message</w:t>
      </w:r>
      <w:bookmarkEnd w:id="817541981"/>
      <w:r w:rsidRPr="3B099937" w:rsidR="00790BD4">
        <w:rPr>
          <w:rStyle w:val="Heading1Char"/>
          <w:color w:val="4472C4" w:themeColor="accent1" w:themeTint="FF" w:themeShade="FF"/>
        </w:rPr>
        <w:t xml:space="preserve"> </w:t>
      </w:r>
      <w:r w:rsidR="00790BD4">
        <w:rPr/>
        <w:t>In accordance with ELC IT-Security Compliance &amp; Azure Benchmark, it is recommended that</w:t>
      </w:r>
      <w:r w:rsidR="00790BD4">
        <w:rPr/>
        <w:t xml:space="preserve"> </w:t>
      </w:r>
      <w:r w:rsidR="00A43207">
        <w:rPr/>
        <w:t>Resource logs in Key Vault should be enabled</w:t>
      </w:r>
      <w:r w:rsidR="00790BD4">
        <w:rPr/>
        <w:t xml:space="preserve">. Please Notify to 'elcitprod@service-now.com' for any non-compliance or </w:t>
      </w:r>
      <w:r w:rsidR="00790BD4">
        <w:rPr/>
        <w:t>assistance</w:t>
      </w:r>
      <w:r w:rsidR="00790BD4">
        <w:rPr/>
        <w:t xml:space="preserve"> </w:t>
      </w:r>
      <w:r w:rsidR="00790BD4">
        <w:rPr/>
        <w:t>required</w:t>
      </w:r>
      <w:r w:rsidR="00790BD4">
        <w:rPr/>
        <w:t>.</w:t>
      </w:r>
    </w:p>
    <w:p w:rsidRPr="00D255C0" w:rsidR="00790BD4" w:rsidP="00D11480" w:rsidRDefault="00602962" w14:paraId="3142DCB1" w14:textId="5E1B2527">
      <w:pPr>
        <w:pStyle w:val="Heading1"/>
        <w:jc w:val="both"/>
        <w:rPr>
          <w:b w:val="1"/>
          <w:bCs w:val="1"/>
        </w:rPr>
      </w:pPr>
      <w:bookmarkStart w:name="_Toc113976353" w:id="1234180864"/>
      <w:r w:rsidRPr="3B099937" w:rsidR="00602962">
        <w:rPr>
          <w:b w:val="1"/>
          <w:bCs w:val="1"/>
        </w:rPr>
        <w:t>9</w:t>
      </w:r>
      <w:r w:rsidRPr="3B099937" w:rsidR="00790BD4">
        <w:rPr>
          <w:b w:val="1"/>
          <w:bCs w:val="1"/>
        </w:rPr>
        <w:t>.4</w:t>
      </w:r>
      <w:r w:rsidRPr="3B099937" w:rsidR="00790BD4">
        <w:rPr>
          <w:b w:val="1"/>
          <w:bCs w:val="1"/>
        </w:rPr>
        <w:t xml:space="preserve"> </w:t>
      </w:r>
      <w:r w:rsidRPr="3B099937" w:rsidR="00790BD4">
        <w:rPr>
          <w:rFonts w:eastAsia="Calibri" w:eastAsiaTheme="minorAscii"/>
          <w:b w:val="1"/>
          <w:bCs w:val="1"/>
          <w:color w:val="4472C4" w:themeColor="accent1" w:themeTint="FF" w:themeShade="FF"/>
        </w:rPr>
        <w:t xml:space="preserve">Policy </w:t>
      </w:r>
      <w:r w:rsidRPr="3B099937" w:rsidR="00B34E54">
        <w:rPr>
          <w:rFonts w:eastAsia="Calibri" w:eastAsiaTheme="minorAscii"/>
          <w:b w:val="1"/>
          <w:bCs w:val="1"/>
          <w:color w:val="4472C4" w:themeColor="accent1" w:themeTint="FF" w:themeShade="FF"/>
        </w:rPr>
        <w:t>Definition</w:t>
      </w:r>
      <w:bookmarkEnd w:id="1234180864"/>
    </w:p>
    <w:p w:rsidRPr="00CD056B" w:rsidR="00CD056B" w:rsidP="00D11480" w:rsidRDefault="00CD056B" w14:paraId="2D760D6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w:t>
      </w:r>
    </w:p>
    <w:p w:rsidRPr="00CD056B" w:rsidR="00CD056B" w:rsidP="00D11480" w:rsidRDefault="00CD056B" w14:paraId="24ECA0B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"properties": {</w:t>
      </w:r>
    </w:p>
    <w:p w:rsidRPr="00CD056B" w:rsidR="00CD056B" w:rsidP="00D11480" w:rsidRDefault="00CD056B" w14:paraId="24DDD80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"displayName": "Resource logs in Key Vault should be enabled",</w:t>
      </w:r>
    </w:p>
    <w:p w:rsidRPr="00CD056B" w:rsidR="00CD056B" w:rsidP="00D11480" w:rsidRDefault="00CD056B" w14:paraId="6DB57F0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"policyType": "BuiltIn",</w:t>
      </w:r>
    </w:p>
    <w:p w:rsidRPr="00CD056B" w:rsidR="00CD056B" w:rsidP="00D11480" w:rsidRDefault="00CD056B" w14:paraId="66D7EEE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"mode": "Indexed",</w:t>
      </w:r>
    </w:p>
    <w:p w:rsidRPr="00CD056B" w:rsidR="00CD056B" w:rsidP="00D11480" w:rsidRDefault="00CD056B" w14:paraId="04F45A4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"description": "Audit enabling of resource logs. This enables you to recreate activity trails to use for investigation purposes when a security incident occurs or when your network is compromised",</w:t>
      </w:r>
    </w:p>
    <w:p w:rsidRPr="00CD056B" w:rsidR="00CD056B" w:rsidP="00D11480" w:rsidRDefault="00CD056B" w14:paraId="2D38FBA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"metadata": {</w:t>
      </w:r>
    </w:p>
    <w:p w:rsidRPr="00CD056B" w:rsidR="00CD056B" w:rsidP="00D11480" w:rsidRDefault="00CD056B" w14:paraId="7E1B6B5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"version": "5.0.0",</w:t>
      </w:r>
    </w:p>
    <w:p w:rsidRPr="00CD056B" w:rsidR="00CD056B" w:rsidP="00D11480" w:rsidRDefault="00CD056B" w14:paraId="7CF2E15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"category": "Key Vault"</w:t>
      </w:r>
    </w:p>
    <w:p w:rsidRPr="00CD056B" w:rsidR="00CD056B" w:rsidP="00D11480" w:rsidRDefault="00CD056B" w14:paraId="0CBBD1E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C7031C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"parameters": {</w:t>
      </w:r>
    </w:p>
    <w:p w:rsidRPr="00CD056B" w:rsidR="00CD056B" w:rsidP="00D11480" w:rsidRDefault="00CD056B" w14:paraId="1733901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"effect": {</w:t>
      </w:r>
    </w:p>
    <w:p w:rsidRPr="00CD056B" w:rsidR="00CD056B" w:rsidP="00D11480" w:rsidRDefault="00CD056B" w14:paraId="302B9D8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"type": "String",</w:t>
      </w:r>
    </w:p>
    <w:p w:rsidRPr="00CD056B" w:rsidR="00CD056B" w:rsidP="00D11480" w:rsidRDefault="00CD056B" w14:paraId="1447B98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"metadata": {</w:t>
      </w:r>
    </w:p>
    <w:p w:rsidRPr="00CD056B" w:rsidR="00CD056B" w:rsidP="00D11480" w:rsidRDefault="00CD056B" w14:paraId="1EA48C2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"displayName": "Effect",</w:t>
      </w:r>
    </w:p>
    <w:p w:rsidRPr="00CD056B" w:rsidR="00CD056B" w:rsidP="00D11480" w:rsidRDefault="00CD056B" w14:paraId="29A1FC3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CD056B" w:rsidR="00CD056B" w:rsidP="00D11480" w:rsidRDefault="00CD056B" w14:paraId="4656162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6F9CFB9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"allowedValues": [</w:t>
      </w:r>
    </w:p>
    <w:p w:rsidRPr="00CD056B" w:rsidR="00CD056B" w:rsidP="00D11480" w:rsidRDefault="00CD056B" w14:paraId="746D6BE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"AuditIfNotExists",</w:t>
      </w:r>
    </w:p>
    <w:p w:rsidRPr="00CD056B" w:rsidR="00CD056B" w:rsidP="00D11480" w:rsidRDefault="00CD056B" w14:paraId="24D1943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"Disabled"</w:t>
      </w:r>
    </w:p>
    <w:p w:rsidRPr="00CD056B" w:rsidR="00CD056B" w:rsidP="00D11480" w:rsidRDefault="00CD056B" w14:paraId="172F382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098AF36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"defaultValue": "AuditIfNotExists"</w:t>
      </w:r>
    </w:p>
    <w:p w:rsidRPr="00CD056B" w:rsidR="00CD056B" w:rsidP="00D11480" w:rsidRDefault="00CD056B" w14:paraId="32A8CD8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0E25BD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"requiredRetentionDays": {</w:t>
      </w:r>
    </w:p>
    <w:p w:rsidRPr="00CD056B" w:rsidR="00CD056B" w:rsidP="00D11480" w:rsidRDefault="00CD056B" w14:paraId="56EAE54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"type": "String",</w:t>
      </w:r>
    </w:p>
    <w:p w:rsidRPr="00CD056B" w:rsidR="00CD056B" w:rsidP="00D11480" w:rsidRDefault="00CD056B" w14:paraId="0C69E2C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"metadata": {</w:t>
      </w:r>
    </w:p>
    <w:p w:rsidRPr="00CD056B" w:rsidR="00CD056B" w:rsidP="00D11480" w:rsidRDefault="00CD056B" w14:paraId="552CCE6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"displayName": "Required retention (days)",</w:t>
      </w:r>
    </w:p>
    <w:p w:rsidRPr="00CD056B" w:rsidR="00CD056B" w:rsidP="00D11480" w:rsidRDefault="00CD056B" w14:paraId="32F7C39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"description": "The required resource logs retention in days"</w:t>
      </w:r>
    </w:p>
    <w:p w:rsidRPr="00CD056B" w:rsidR="00CD056B" w:rsidP="00D11480" w:rsidRDefault="00CD056B" w14:paraId="6616BD0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15EEBE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"defaultValue": "365"</w:t>
      </w:r>
    </w:p>
    <w:p w:rsidRPr="00CD056B" w:rsidR="00CD056B" w:rsidP="00D11480" w:rsidRDefault="00CD056B" w14:paraId="018D748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2ABD51C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BF782E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"policyRule": {</w:t>
      </w:r>
    </w:p>
    <w:p w:rsidRPr="00CD056B" w:rsidR="00CD056B" w:rsidP="00D11480" w:rsidRDefault="00CD056B" w14:paraId="2166D3E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"if": {</w:t>
      </w:r>
    </w:p>
    <w:p w:rsidRPr="00CD056B" w:rsidR="00CD056B" w:rsidP="00D11480" w:rsidRDefault="00CD056B" w14:paraId="00DCAC4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"field": "type",</w:t>
      </w:r>
    </w:p>
    <w:p w:rsidRPr="00CD056B" w:rsidR="00CD056B" w:rsidP="00D11480" w:rsidRDefault="00CD056B" w14:paraId="2CCAB5D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"equals": "Microsoft.KeyVault/vaults"</w:t>
      </w:r>
    </w:p>
    <w:p w:rsidRPr="00CD056B" w:rsidR="00CD056B" w:rsidP="00D11480" w:rsidRDefault="00CD056B" w14:paraId="77AF48A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A833FE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"then": {</w:t>
      </w:r>
    </w:p>
    <w:p w:rsidRPr="00CD056B" w:rsidR="00CD056B" w:rsidP="00D11480" w:rsidRDefault="00CD056B" w14:paraId="3837E56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"effect": "[parameters('effect')]",</w:t>
      </w:r>
    </w:p>
    <w:p w:rsidRPr="00CD056B" w:rsidR="00CD056B" w:rsidP="00D11480" w:rsidRDefault="00CD056B" w14:paraId="536766E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"details": {</w:t>
      </w:r>
    </w:p>
    <w:p w:rsidRPr="00CD056B" w:rsidR="00CD056B" w:rsidP="00D11480" w:rsidRDefault="00CD056B" w14:paraId="40E342E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"type": "Microsoft.Insights/diagnosticSettings",</w:t>
      </w:r>
    </w:p>
    <w:p w:rsidRPr="00CD056B" w:rsidR="00CD056B" w:rsidP="00D11480" w:rsidRDefault="00CD056B" w14:paraId="698B288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"existenceCondition": {</w:t>
      </w:r>
    </w:p>
    <w:p w:rsidRPr="00CD056B" w:rsidR="00CD056B" w:rsidP="00D11480" w:rsidRDefault="00CD056B" w14:paraId="1A9DD5B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"count": {</w:t>
      </w:r>
    </w:p>
    <w:p w:rsidRPr="00CD056B" w:rsidR="00CD056B" w:rsidP="00D11480" w:rsidRDefault="00CD056B" w14:paraId="341CF38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sidR="00CD056B">
        <w:rPr>
          <w:rFonts w:ascii="Consolas" w:hAnsi="Consolas" w:eastAsia="Times New Roman" w:cs="Times New Roman"/>
          <w:color w:val="CCCCCC"/>
          <w:kern w:val="0"/>
          <w:sz w:val="21"/>
          <w:szCs w:val="21"/>
          <w:lang w:eastAsia="en-IN"/>
          <w14:ligatures w14:val="none"/>
        </w:rPr>
        <w:t xml:space="preserve">              "field": "</w:t>
      </w:r>
      <w:r w:rsidRPr="00CD056B" w:rsidR="00CD056B">
        <w:rPr>
          <w:rFonts w:ascii="Consolas" w:hAnsi="Consolas" w:eastAsia="Times New Roman" w:cs="Times New Roman"/>
          <w:color w:val="CCCCCC"/>
          <w:kern w:val="0"/>
          <w:sz w:val="21"/>
          <w:szCs w:val="21"/>
          <w:lang w:eastAsia="en-IN"/>
          <w14:ligatures w14:val="none"/>
        </w:rPr>
        <w:t xml:space="preserve">Microsoft.Insights</w:t>
      </w:r>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diagnosticSettings</w:t>
      </w:r>
      <w:r w:rsidRPr="00CD056B" w:rsidR="00CD056B">
        <w:rPr>
          <w:rFonts w:ascii="Consolas" w:hAnsi="Consolas" w:eastAsia="Times New Roman" w:cs="Times New Roman"/>
          <w:color w:val="CCCCCC"/>
          <w:kern w:val="0"/>
          <w:sz w:val="21"/>
          <w:szCs w:val="21"/>
          <w:lang w:eastAsia="en-IN"/>
          <w14:ligatures w14:val="none"/>
        </w:rPr>
        <w:t xml:space="preserve">/</w:t>
      </w:r>
      <w:bookmarkStart w:name="_Int_Bd6WNOyg" w:id="260339543"/>
      <w:r w:rsidRPr="00CD056B" w:rsidR="00CD056B">
        <w:rPr>
          <w:rFonts w:ascii="Consolas" w:hAnsi="Consolas" w:eastAsia="Times New Roman" w:cs="Times New Roman"/>
          <w:color w:val="CCCCCC"/>
          <w:kern w:val="0"/>
          <w:sz w:val="21"/>
          <w:szCs w:val="21"/>
          <w:lang w:eastAsia="en-IN"/>
          <w14:ligatures w14:val="none"/>
        </w:rPr>
        <w:t xml:space="preserve">logs[</w:t>
      </w:r>
      <w:bookmarkEnd w:id="260339543"/>
      <w:r w:rsidRPr="00CD056B" w:rsidR="00CD056B">
        <w:rPr>
          <w:rFonts w:ascii="Consolas" w:hAnsi="Consolas" w:eastAsia="Times New Roman" w:cs="Times New Roman"/>
          <w:color w:val="CCCCCC"/>
          <w:kern w:val="0"/>
          <w:sz w:val="21"/>
          <w:szCs w:val="21"/>
          <w:lang w:eastAsia="en-IN"/>
          <w14:ligatures w14:val="none"/>
        </w:rPr>
        <w:t xml:space="preserve">*]",</w:t>
      </w:r>
    </w:p>
    <w:p w:rsidRPr="00CD056B" w:rsidR="00CD056B" w:rsidP="00D11480" w:rsidRDefault="00CD056B" w14:paraId="55B722E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"where": {</w:t>
      </w:r>
    </w:p>
    <w:p w:rsidRPr="00CD056B" w:rsidR="00CD056B" w:rsidP="00D11480" w:rsidRDefault="00CD056B" w14:paraId="6DC4210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"anyOf": [</w:t>
      </w:r>
    </w:p>
    <w:p w:rsidRPr="00CD056B" w:rsidR="00CD056B" w:rsidP="00D11480" w:rsidRDefault="00CD056B" w14:paraId="18352E6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4B427CF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"allOf": [</w:t>
      </w:r>
    </w:p>
    <w:p w:rsidRPr="00CD056B" w:rsidR="00CD056B" w:rsidP="00D11480" w:rsidRDefault="00CD056B" w14:paraId="50C1BFA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3E1C63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sidR="00CD056B">
        <w:rPr>
          <w:rFonts w:ascii="Consolas" w:hAnsi="Consolas" w:eastAsia="Times New Roman" w:cs="Times New Roman"/>
          <w:color w:val="CCCCCC"/>
          <w:kern w:val="0"/>
          <w:sz w:val="21"/>
          <w:szCs w:val="21"/>
          <w:lang w:eastAsia="en-IN"/>
          <w14:ligatures w14:val="none"/>
        </w:rPr>
        <w:t xml:space="preserve">                        "field": "</w:t>
      </w:r>
      <w:r w:rsidRPr="00CD056B" w:rsidR="00CD056B">
        <w:rPr>
          <w:rFonts w:ascii="Consolas" w:hAnsi="Consolas" w:eastAsia="Times New Roman" w:cs="Times New Roman"/>
          <w:color w:val="CCCCCC"/>
          <w:kern w:val="0"/>
          <w:sz w:val="21"/>
          <w:szCs w:val="21"/>
          <w:lang w:eastAsia="en-IN"/>
          <w14:ligatures w14:val="none"/>
        </w:rPr>
        <w:t xml:space="preserve">Microsoft.Insights</w:t>
      </w:r>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diagnosticSettings</w:t>
      </w:r>
      <w:r w:rsidRPr="00CD056B" w:rsidR="00CD056B">
        <w:rPr>
          <w:rFonts w:ascii="Consolas" w:hAnsi="Consolas" w:eastAsia="Times New Roman" w:cs="Times New Roman"/>
          <w:color w:val="CCCCCC"/>
          <w:kern w:val="0"/>
          <w:sz w:val="21"/>
          <w:szCs w:val="21"/>
          <w:lang w:eastAsia="en-IN"/>
          <w14:ligatures w14:val="none"/>
        </w:rPr>
        <w:t xml:space="preserve">/</w:t>
      </w:r>
      <w:bookmarkStart w:name="_Int_sVrelFyH" w:id="674915742"/>
      <w:r w:rsidRPr="00CD056B" w:rsidR="00CD056B">
        <w:rPr>
          <w:rFonts w:ascii="Consolas" w:hAnsi="Consolas" w:eastAsia="Times New Roman" w:cs="Times New Roman"/>
          <w:color w:val="CCCCCC"/>
          <w:kern w:val="0"/>
          <w:sz w:val="21"/>
          <w:szCs w:val="21"/>
          <w:lang w:eastAsia="en-IN"/>
          <w14:ligatures w14:val="none"/>
        </w:rPr>
        <w:t xml:space="preserve">logs[</w:t>
      </w:r>
      <w:bookmarkEnd w:id="674915742"/>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retentionPolicy.enabled</w:t>
      </w:r>
      <w:r w:rsidRPr="00CD056B" w:rsidR="00CD056B">
        <w:rPr>
          <w:rFonts w:ascii="Consolas" w:hAnsi="Consolas" w:eastAsia="Times New Roman" w:cs="Times New Roman"/>
          <w:color w:val="CCCCCC"/>
          <w:kern w:val="0"/>
          <w:sz w:val="21"/>
          <w:szCs w:val="21"/>
          <w:lang w:eastAsia="en-IN"/>
          <w14:ligatures w14:val="none"/>
        </w:rPr>
        <w:t xml:space="preserve">",</w:t>
      </w:r>
    </w:p>
    <w:p w:rsidRPr="00CD056B" w:rsidR="00CD056B" w:rsidP="00D11480" w:rsidRDefault="00CD056B" w14:paraId="777E7C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"equals": "true"</w:t>
      </w:r>
    </w:p>
    <w:p w:rsidRPr="00CD056B" w:rsidR="00CD056B" w:rsidP="00D11480" w:rsidRDefault="00CD056B" w14:paraId="4A6CEEC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50104A3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BFAF8B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"anyOf": [</w:t>
      </w:r>
    </w:p>
    <w:p w:rsidRPr="00CD056B" w:rsidR="00CD056B" w:rsidP="00D11480" w:rsidRDefault="00CD056B" w14:paraId="06255AA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62148DE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sidR="00CD056B">
        <w:rPr>
          <w:rFonts w:ascii="Consolas" w:hAnsi="Consolas" w:eastAsia="Times New Roman" w:cs="Times New Roman"/>
          <w:color w:val="CCCCCC"/>
          <w:kern w:val="0"/>
          <w:sz w:val="21"/>
          <w:szCs w:val="21"/>
          <w:lang w:eastAsia="en-IN"/>
          <w14:ligatures w14:val="none"/>
        </w:rPr>
        <w:t xml:space="preserve">                            "field": "</w:t>
      </w:r>
      <w:r w:rsidRPr="00CD056B" w:rsidR="00CD056B">
        <w:rPr>
          <w:rFonts w:ascii="Consolas" w:hAnsi="Consolas" w:eastAsia="Times New Roman" w:cs="Times New Roman"/>
          <w:color w:val="CCCCCC"/>
          <w:kern w:val="0"/>
          <w:sz w:val="21"/>
          <w:szCs w:val="21"/>
          <w:lang w:eastAsia="en-IN"/>
          <w14:ligatures w14:val="none"/>
        </w:rPr>
        <w:t xml:space="preserve">Microsoft.Insights</w:t>
      </w:r>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diagnosticSettings</w:t>
      </w:r>
      <w:r w:rsidRPr="00CD056B" w:rsidR="00CD056B">
        <w:rPr>
          <w:rFonts w:ascii="Consolas" w:hAnsi="Consolas" w:eastAsia="Times New Roman" w:cs="Times New Roman"/>
          <w:color w:val="CCCCCC"/>
          <w:kern w:val="0"/>
          <w:sz w:val="21"/>
          <w:szCs w:val="21"/>
          <w:lang w:eastAsia="en-IN"/>
          <w14:ligatures w14:val="none"/>
        </w:rPr>
        <w:t xml:space="preserve">/</w:t>
      </w:r>
      <w:bookmarkStart w:name="_Int_QfkSTh4C" w:id="1424285763"/>
      <w:r w:rsidRPr="00CD056B" w:rsidR="00CD056B">
        <w:rPr>
          <w:rFonts w:ascii="Consolas" w:hAnsi="Consolas" w:eastAsia="Times New Roman" w:cs="Times New Roman"/>
          <w:color w:val="CCCCCC"/>
          <w:kern w:val="0"/>
          <w:sz w:val="21"/>
          <w:szCs w:val="21"/>
          <w:lang w:eastAsia="en-IN"/>
          <w14:ligatures w14:val="none"/>
        </w:rPr>
        <w:t xml:space="preserve">logs[</w:t>
      </w:r>
      <w:bookmarkEnd w:id="1424285763"/>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retentionPolicy.days</w:t>
      </w:r>
      <w:r w:rsidRPr="00CD056B" w:rsidR="00CD056B">
        <w:rPr>
          <w:rFonts w:ascii="Consolas" w:hAnsi="Consolas" w:eastAsia="Times New Roman" w:cs="Times New Roman"/>
          <w:color w:val="CCCCCC"/>
          <w:kern w:val="0"/>
          <w:sz w:val="21"/>
          <w:szCs w:val="21"/>
          <w:lang w:eastAsia="en-IN"/>
          <w14:ligatures w14:val="none"/>
        </w:rPr>
        <w:t xml:space="preserve">",</w:t>
      </w:r>
    </w:p>
    <w:p w:rsidRPr="00CD056B" w:rsidR="00CD056B" w:rsidP="00D11480" w:rsidRDefault="00CD056B" w14:paraId="499445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"equals": "0"</w:t>
      </w:r>
    </w:p>
    <w:p w:rsidRPr="00CD056B" w:rsidR="00CD056B" w:rsidP="00D11480" w:rsidRDefault="00CD056B" w14:paraId="58284E1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D49C06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167BBD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sidR="00CD056B">
        <w:rPr>
          <w:rFonts w:ascii="Consolas" w:hAnsi="Consolas" w:eastAsia="Times New Roman" w:cs="Times New Roman"/>
          <w:color w:val="CCCCCC"/>
          <w:kern w:val="0"/>
          <w:sz w:val="21"/>
          <w:szCs w:val="21"/>
          <w:lang w:eastAsia="en-IN"/>
          <w14:ligatures w14:val="none"/>
        </w:rPr>
        <w:t xml:space="preserve">                            "value": "[</w:t>
      </w:r>
      <w:r w:rsidRPr="00CD056B" w:rsidR="00CD056B">
        <w:rPr>
          <w:rFonts w:ascii="Consolas" w:hAnsi="Consolas" w:eastAsia="Times New Roman" w:cs="Times New Roman"/>
          <w:color w:val="CCCCCC"/>
          <w:kern w:val="0"/>
          <w:sz w:val="21"/>
          <w:szCs w:val="21"/>
          <w:lang w:eastAsia="en-IN"/>
          <w14:ligatures w14:val="none"/>
        </w:rPr>
        <w:t xml:space="preserve">padLeft</w:t>
      </w:r>
      <w:r w:rsidRPr="00CD056B" w:rsidR="00CD056B">
        <w:rPr>
          <w:rFonts w:ascii="Consolas" w:hAnsi="Consolas" w:eastAsia="Times New Roman" w:cs="Times New Roman"/>
          <w:color w:val="CCCCCC"/>
          <w:kern w:val="0"/>
          <w:sz w:val="21"/>
          <w:szCs w:val="21"/>
          <w:lang w:eastAsia="en-IN"/>
          <w14:ligatures w14:val="none"/>
        </w:rPr>
        <w:t xml:space="preserve">(current('</w:t>
      </w:r>
      <w:r w:rsidRPr="00CD056B" w:rsidR="00CD056B">
        <w:rPr>
          <w:rFonts w:ascii="Consolas" w:hAnsi="Consolas" w:eastAsia="Times New Roman" w:cs="Times New Roman"/>
          <w:color w:val="CCCCCC"/>
          <w:kern w:val="0"/>
          <w:sz w:val="21"/>
          <w:szCs w:val="21"/>
          <w:lang w:eastAsia="en-IN"/>
          <w14:ligatures w14:val="none"/>
        </w:rPr>
        <w:t xml:space="preserve">Microsoft.Insights</w:t>
      </w:r>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diagnosticSettings</w:t>
      </w:r>
      <w:r w:rsidRPr="00CD056B" w:rsidR="00CD056B">
        <w:rPr>
          <w:rFonts w:ascii="Consolas" w:hAnsi="Consolas" w:eastAsia="Times New Roman" w:cs="Times New Roman"/>
          <w:color w:val="CCCCCC"/>
          <w:kern w:val="0"/>
          <w:sz w:val="21"/>
          <w:szCs w:val="21"/>
          <w:lang w:eastAsia="en-IN"/>
          <w14:ligatures w14:val="none"/>
        </w:rPr>
        <w:t xml:space="preserve">/</w:t>
      </w:r>
      <w:bookmarkStart w:name="_Int_bj92pV7v" w:id="1280818352"/>
      <w:r w:rsidRPr="00CD056B" w:rsidR="00CD056B">
        <w:rPr>
          <w:rFonts w:ascii="Consolas" w:hAnsi="Consolas" w:eastAsia="Times New Roman" w:cs="Times New Roman"/>
          <w:color w:val="CCCCCC"/>
          <w:kern w:val="0"/>
          <w:sz w:val="21"/>
          <w:szCs w:val="21"/>
          <w:lang w:eastAsia="en-IN"/>
          <w14:ligatures w14:val="none"/>
        </w:rPr>
        <w:t xml:space="preserve">logs[</w:t>
      </w:r>
      <w:bookmarkEnd w:id="1280818352"/>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retentionPolicy.days</w:t>
      </w:r>
      <w:r w:rsidRPr="00CD056B" w:rsidR="00CD056B">
        <w:rPr>
          <w:rFonts w:ascii="Consolas" w:hAnsi="Consolas" w:eastAsia="Times New Roman" w:cs="Times New Roman"/>
          <w:color w:val="CCCCCC"/>
          <w:kern w:val="0"/>
          <w:sz w:val="21"/>
          <w:szCs w:val="21"/>
          <w:lang w:eastAsia="en-IN"/>
          <w14:ligatures w14:val="none"/>
        </w:rPr>
        <w:t xml:space="preserve">'), 3, '0')]",</w:t>
      </w:r>
    </w:p>
    <w:p w:rsidRPr="00CD056B" w:rsidR="00CD056B" w:rsidP="00D11480" w:rsidRDefault="00CD056B" w14:paraId="739CE6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"greaterOrEquals": "[padLeft(parameters('requiredRetentionDays'), 3, '0')]"</w:t>
      </w:r>
    </w:p>
    <w:p w:rsidRPr="00CD056B" w:rsidR="00CD056B" w:rsidP="00D11480" w:rsidRDefault="00CD056B" w14:paraId="65423D2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9308D1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6A133E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4150CD2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53DB3FC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"field": "Microsoft.Insights/diagnosticSettings/logs.enabled",</w:t>
      </w:r>
    </w:p>
    <w:p w:rsidRPr="00CD056B" w:rsidR="00CD056B" w:rsidP="00D11480" w:rsidRDefault="00CD056B" w14:paraId="1D29F99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"equals": "true"</w:t>
      </w:r>
    </w:p>
    <w:p w:rsidRPr="00CD056B" w:rsidR="00CD056B" w:rsidP="00D11480" w:rsidRDefault="00CD056B" w14:paraId="6E585F2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4F476AC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01D9429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06DD82D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7AF0301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"allOf": [</w:t>
      </w:r>
    </w:p>
    <w:p w:rsidRPr="00CD056B" w:rsidR="00CD056B" w:rsidP="00D11480" w:rsidRDefault="00CD056B" w14:paraId="6B72D57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2F741A6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"field": "Microsoft.Insights/diagnosticSettings/logs.enabled",</w:t>
      </w:r>
    </w:p>
    <w:p w:rsidRPr="00CD056B" w:rsidR="00CD056B" w:rsidP="00D11480" w:rsidRDefault="00CD056B" w14:paraId="1426027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"equals": "true"</w:t>
      </w:r>
    </w:p>
    <w:p w:rsidRPr="00CD056B" w:rsidR="00CD056B" w:rsidP="00D11480" w:rsidRDefault="00CD056B" w14:paraId="113869C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C3F41D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61CD148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"anyOf": [</w:t>
      </w:r>
    </w:p>
    <w:p w:rsidRPr="00CD056B" w:rsidR="00CD056B" w:rsidP="00D11480" w:rsidRDefault="00CD056B" w14:paraId="1398F62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6E27123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sidR="00CD056B">
        <w:rPr>
          <w:rFonts w:ascii="Consolas" w:hAnsi="Consolas" w:eastAsia="Times New Roman" w:cs="Times New Roman"/>
          <w:color w:val="CCCCCC"/>
          <w:kern w:val="0"/>
          <w:sz w:val="21"/>
          <w:szCs w:val="21"/>
          <w:lang w:eastAsia="en-IN"/>
          <w14:ligatures w14:val="none"/>
        </w:rPr>
        <w:t xml:space="preserve">                            "field": "</w:t>
      </w:r>
      <w:r w:rsidRPr="00CD056B" w:rsidR="00CD056B">
        <w:rPr>
          <w:rFonts w:ascii="Consolas" w:hAnsi="Consolas" w:eastAsia="Times New Roman" w:cs="Times New Roman"/>
          <w:color w:val="CCCCCC"/>
          <w:kern w:val="0"/>
          <w:sz w:val="21"/>
          <w:szCs w:val="21"/>
          <w:lang w:eastAsia="en-IN"/>
          <w14:ligatures w14:val="none"/>
        </w:rPr>
        <w:t xml:space="preserve">Microsoft.Insights</w:t>
      </w:r>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diagnosticSettings</w:t>
      </w:r>
      <w:r w:rsidRPr="00CD056B" w:rsidR="00CD056B">
        <w:rPr>
          <w:rFonts w:ascii="Consolas" w:hAnsi="Consolas" w:eastAsia="Times New Roman" w:cs="Times New Roman"/>
          <w:color w:val="CCCCCC"/>
          <w:kern w:val="0"/>
          <w:sz w:val="21"/>
          <w:szCs w:val="21"/>
          <w:lang w:eastAsia="en-IN"/>
          <w14:ligatures w14:val="none"/>
        </w:rPr>
        <w:t xml:space="preserve">/</w:t>
      </w:r>
      <w:bookmarkStart w:name="_Int_nevgvxHi" w:id="1175549475"/>
      <w:r w:rsidRPr="00CD056B" w:rsidR="00CD056B">
        <w:rPr>
          <w:rFonts w:ascii="Consolas" w:hAnsi="Consolas" w:eastAsia="Times New Roman" w:cs="Times New Roman"/>
          <w:color w:val="CCCCCC"/>
          <w:kern w:val="0"/>
          <w:sz w:val="21"/>
          <w:szCs w:val="21"/>
          <w:lang w:eastAsia="en-IN"/>
          <w14:ligatures w14:val="none"/>
        </w:rPr>
        <w:t xml:space="preserve">logs[</w:t>
      </w:r>
      <w:bookmarkEnd w:id="1175549475"/>
      <w:r w:rsidRPr="00CD056B" w:rsidR="00CD056B">
        <w:rPr>
          <w:rFonts w:ascii="Consolas" w:hAnsi="Consolas" w:eastAsia="Times New Roman" w:cs="Times New Roman"/>
          <w:color w:val="CCCCCC"/>
          <w:kern w:val="0"/>
          <w:sz w:val="21"/>
          <w:szCs w:val="21"/>
          <w:lang w:eastAsia="en-IN"/>
          <w14:ligatures w14:val="none"/>
        </w:rPr>
        <w:t xml:space="preserve">*].</w:t>
      </w:r>
      <w:r w:rsidRPr="00CD056B" w:rsidR="00CD056B">
        <w:rPr>
          <w:rFonts w:ascii="Consolas" w:hAnsi="Consolas" w:eastAsia="Times New Roman" w:cs="Times New Roman"/>
          <w:color w:val="CCCCCC"/>
          <w:kern w:val="0"/>
          <w:sz w:val="21"/>
          <w:szCs w:val="21"/>
          <w:lang w:eastAsia="en-IN"/>
          <w14:ligatures w14:val="none"/>
        </w:rPr>
        <w:t xml:space="preserve">retentionPolicy.enabled</w:t>
      </w:r>
      <w:r w:rsidRPr="00CD056B" w:rsidR="00CD056B">
        <w:rPr>
          <w:rFonts w:ascii="Consolas" w:hAnsi="Consolas" w:eastAsia="Times New Roman" w:cs="Times New Roman"/>
          <w:color w:val="CCCCCC"/>
          <w:kern w:val="0"/>
          <w:sz w:val="21"/>
          <w:szCs w:val="21"/>
          <w:lang w:eastAsia="en-IN"/>
          <w14:ligatures w14:val="none"/>
        </w:rPr>
        <w:t xml:space="preserve">",</w:t>
      </w:r>
    </w:p>
    <w:p w:rsidRPr="00CD056B" w:rsidR="00CD056B" w:rsidP="00D11480" w:rsidRDefault="00CD056B" w14:paraId="6BF3046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"notEquals": "true"</w:t>
      </w:r>
    </w:p>
    <w:p w:rsidRPr="00CD056B" w:rsidR="00CD056B" w:rsidP="00D11480" w:rsidRDefault="00CD056B" w14:paraId="64FD9CD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7076DCD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B02094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"field": "Microsoft.Insights/diagnosticSettings/storageAccountId",</w:t>
      </w:r>
    </w:p>
    <w:p w:rsidRPr="00CD056B" w:rsidR="00CD056B" w:rsidP="00D11480" w:rsidRDefault="00CD056B" w14:paraId="382BC4F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"exists": false</w:t>
      </w:r>
    </w:p>
    <w:p w:rsidRPr="00CD056B" w:rsidR="00CD056B" w:rsidP="00D11480" w:rsidRDefault="00CD056B" w14:paraId="0230D49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26592F1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466FD3E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4B213A4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54C4BAA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A3ABB1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5A275FC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393398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211D14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"greaterOrEquals": 1</w:t>
      </w:r>
    </w:p>
    <w:p w:rsidRPr="00CD056B" w:rsidR="00CD056B" w:rsidP="00D11480" w:rsidRDefault="00CD056B" w14:paraId="709621E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4A9E781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3C723C5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05808BC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2F7E118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w:t>
      </w:r>
    </w:p>
    <w:p w:rsidRPr="00CD056B" w:rsidR="00CD056B" w:rsidP="00D11480" w:rsidRDefault="00CD056B" w14:paraId="12742F0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"id": "/providers/Microsoft.Authorization/policyDefinitions/cf820ca0-f99e-4f3e-84fb-66e913812d21",</w:t>
      </w:r>
    </w:p>
    <w:p w:rsidRPr="00CD056B" w:rsidR="00CD056B" w:rsidP="00D11480" w:rsidRDefault="00CD056B" w14:paraId="0E3D13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"type": "Microsoft.Authorization/policyDefinitions",</w:t>
      </w:r>
    </w:p>
    <w:p w:rsidRPr="00CD056B" w:rsidR="00CD056B" w:rsidP="00D11480" w:rsidRDefault="00CD056B" w14:paraId="5820494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 xml:space="preserve">  "name": "cf820ca0-f99e-4f3e-84fb-66e913812d21"</w:t>
      </w:r>
    </w:p>
    <w:p w:rsidRPr="005D1360" w:rsidR="00790BD4" w:rsidP="00D11480" w:rsidRDefault="00CD056B" w14:paraId="37609601" w14:textId="122DB6AE">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CD056B">
        <w:rPr>
          <w:rFonts w:ascii="Consolas" w:hAnsi="Consolas" w:eastAsia="Times New Roman" w:cs="Times New Roman"/>
          <w:color w:val="CCCCCC"/>
          <w:kern w:val="0"/>
          <w:sz w:val="21"/>
          <w:szCs w:val="21"/>
          <w:lang w:eastAsia="en-IN"/>
          <w14:ligatures w14:val="none"/>
        </w:rPr>
        <w:t>}</w:t>
      </w:r>
    </w:p>
    <w:p w:rsidR="00790BD4" w:rsidP="00D11480" w:rsidRDefault="00790BD4" w14:paraId="0F677E6E" w14:textId="77777777">
      <w:pPr>
        <w:jc w:val="both"/>
      </w:pPr>
    </w:p>
    <w:p w:rsidR="00790BD4" w:rsidP="6B312BCE" w:rsidRDefault="00602962" w14:paraId="106A022D" w14:textId="1EEDEE20">
      <w:pPr>
        <w:shd w:val="clear" w:color="auto" w:fill="FFFFFF" w:themeFill="background1"/>
        <w:spacing w:after="0" w:line="240" w:lineRule="auto"/>
        <w:jc w:val="both"/>
      </w:pPr>
      <w:bookmarkStart w:name="_Toc1376454970" w:id="2070593217"/>
      <w:r w:rsidRPr="3B099937" w:rsidR="00602962">
        <w:rPr>
          <w:rStyle w:val="Heading1Char"/>
          <w:b w:val="1"/>
          <w:bCs w:val="1"/>
        </w:rPr>
        <w:t>9</w:t>
      </w:r>
      <w:r w:rsidRPr="3B099937" w:rsidR="00790BD4">
        <w:rPr>
          <w:rStyle w:val="Heading1Char"/>
          <w:b w:val="1"/>
          <w:bCs w:val="1"/>
        </w:rPr>
        <w:t>.5</w:t>
      </w:r>
      <w:r w:rsidRPr="3B099937" w:rsidR="00790BD4">
        <w:rPr>
          <w:rStyle w:val="Heading1Char"/>
          <w:b w:val="1"/>
          <w:bCs w:val="1"/>
        </w:rPr>
        <w:t xml:space="preserve"> </w:t>
      </w:r>
      <w:r w:rsidRPr="3B099937" w:rsidR="00790BD4">
        <w:rPr>
          <w:rStyle w:val="Heading1Char"/>
          <w:b w:val="1"/>
          <w:bCs w:val="1"/>
          <w:color w:val="4471C4"/>
        </w:rPr>
        <w:t>Error Details</w:t>
      </w:r>
      <w:bookmarkEnd w:id="2070593217"/>
      <w:r w:rsidRPr="3B099937" w:rsidR="00790BD4">
        <w:rPr>
          <w:rStyle w:val="Heading1Char"/>
          <w:b w:val="1"/>
          <w:bCs w:val="1"/>
          <w:color w:val="4471C4"/>
        </w:rPr>
        <w:t xml:space="preserve"> </w:t>
      </w:r>
      <w:r w:rsidR="00790BD4">
        <w:rPr/>
        <w:t xml:space="preserve">The location of the error details depends on what aspect of Azure Policy </w:t>
      </w:r>
      <w:r w:rsidR="57AE5C8F">
        <w:rPr/>
        <w:t>you are</w:t>
      </w:r>
      <w:r w:rsidR="00790BD4">
        <w:rPr/>
        <w:t xml:space="preserve"> working with</w:t>
      </w:r>
      <w:r w:rsidR="00790BD4">
        <w:rPr/>
        <w:t xml:space="preserve"> &amp; </w:t>
      </w:r>
      <w:r w:rsidR="00790BD4">
        <w:rPr/>
        <w:t>error summary details.</w:t>
      </w:r>
    </w:p>
    <w:p w:rsidR="00BF2ADB" w:rsidP="00D11480" w:rsidRDefault="00BF2ADB" w14:paraId="39542CA3" w14:textId="77777777">
      <w:pPr>
        <w:shd w:val="clear" w:color="auto" w:fill="FFFFFF"/>
        <w:spacing w:after="0" w:line="240" w:lineRule="auto"/>
        <w:jc w:val="both"/>
      </w:pPr>
    </w:p>
    <w:p w:rsidR="00C62848" w:rsidP="6B312BCE" w:rsidRDefault="00C62848" w14:paraId="1FEFC11D" w14:textId="198B0DDE">
      <w:pPr>
        <w:shd w:val="clear" w:color="auto" w:fill="FFFFFF" w:themeFill="background1"/>
        <w:spacing w:after="0" w:line="240" w:lineRule="auto"/>
        <w:jc w:val="both"/>
      </w:pPr>
      <w:r w:rsidR="00CD69E1">
        <w:drawing>
          <wp:inline wp14:editId="62B3BB57" wp14:anchorId="449E4B4E">
            <wp:extent cx="5745482" cy="2424430"/>
            <wp:effectExtent l="19050" t="19050" r="26670" b="13970"/>
            <wp:docPr id="2123695817" name="Picture 1" title=""/>
            <wp:cNvGraphicFramePr>
              <a:graphicFrameLocks noChangeAspect="1"/>
            </wp:cNvGraphicFramePr>
            <a:graphic>
              <a:graphicData uri="http://schemas.openxmlformats.org/drawingml/2006/picture">
                <pic:pic>
                  <pic:nvPicPr>
                    <pic:cNvPr id="0" name="Picture 1"/>
                    <pic:cNvPicPr/>
                  </pic:nvPicPr>
                  <pic:blipFill>
                    <a:blip r:embed="R1a9f8fae479a49f6">
                      <a:extLst>
                        <a:ext xmlns:a="http://schemas.openxmlformats.org/drawingml/2006/main" uri="{28A0092B-C50C-407E-A947-70E740481C1C}">
                          <a14:useLocalDpi val="0"/>
                        </a:ext>
                      </a:extLst>
                    </a:blip>
                    <a:stretch>
                      <a:fillRect/>
                    </a:stretch>
                  </pic:blipFill>
                  <pic:spPr>
                    <a:xfrm rot="0" flipH="0" flipV="0">
                      <a:off x="0" y="0"/>
                      <a:ext cx="5745482" cy="2424430"/>
                    </a:xfrm>
                    <a:prstGeom prst="rect">
                      <a:avLst/>
                    </a:prstGeom>
                    <a:ln>
                      <a:solidFill>
                        <a:schemeClr val="accent1"/>
                      </a:solidFill>
                    </a:ln>
                  </pic:spPr>
                </pic:pic>
              </a:graphicData>
            </a:graphic>
          </wp:inline>
        </w:drawing>
      </w:r>
      <w:r w:rsidR="3DA99902">
        <w:rPr/>
        <w:t>Figure 1 Error details</w:t>
      </w:r>
    </w:p>
    <w:p w:rsidR="00C62848" w:rsidP="6B312BCE" w:rsidRDefault="00C62848" w14:paraId="75D00F2E" w14:textId="1206AD41">
      <w:pPr>
        <w:pStyle w:val="Normal"/>
        <w:shd w:val="clear" w:color="auto" w:fill="FFFFFF" w:themeFill="background1"/>
        <w:spacing w:after="0" w:line="240" w:lineRule="auto"/>
        <w:jc w:val="both"/>
      </w:pPr>
    </w:p>
    <w:p w:rsidR="00790BD4" w:rsidP="00D11480" w:rsidRDefault="00790BD4" w14:paraId="7C8C4338" w14:textId="77777777">
      <w:pPr>
        <w:shd w:val="clear" w:color="auto" w:fill="FFFFFF"/>
        <w:spacing w:before="100" w:beforeAutospacing="1" w:after="100" w:afterAutospacing="1" w:line="240" w:lineRule="auto"/>
        <w:jc w:val="both"/>
      </w:pPr>
    </w:p>
    <w:p w:rsidR="00790BD4" w:rsidP="3B099937" w:rsidRDefault="00602962" w14:paraId="2BFBC942" w14:textId="062D5E9F">
      <w:pPr>
        <w:shd w:val="clear" w:color="auto" w:fill="FFFFFF" w:themeFill="background1"/>
        <w:spacing w:before="100" w:beforeAutospacing="on" w:after="100" w:afterAutospacing="on" w:line="240" w:lineRule="auto"/>
        <w:jc w:val="both"/>
      </w:pPr>
      <w:bookmarkStart w:name="_Toc84193625" w:id="979287944"/>
      <w:r w:rsidRPr="3B099937" w:rsidR="00602962">
        <w:rPr>
          <w:rStyle w:val="Heading1Char"/>
          <w:b w:val="1"/>
          <w:bCs w:val="1"/>
        </w:rPr>
        <w:t>9</w:t>
      </w:r>
      <w:r w:rsidRPr="3B099937" w:rsidR="00790BD4">
        <w:rPr>
          <w:rStyle w:val="Heading1Char"/>
          <w:b w:val="1"/>
          <w:bCs w:val="1"/>
        </w:rPr>
        <w:t>.6</w:t>
      </w:r>
      <w:r w:rsidRPr="3B099937" w:rsidR="00790BD4">
        <w:rPr>
          <w:rStyle w:val="Heading1Char"/>
          <w:b w:val="1"/>
          <w:bCs w:val="1"/>
        </w:rPr>
        <w:t xml:space="preserve"> </w:t>
      </w:r>
      <w:r w:rsidRPr="3B099937" w:rsidR="00790BD4">
        <w:rPr>
          <w:rStyle w:val="Heading1Char"/>
          <w:b w:val="1"/>
          <w:bCs w:val="1"/>
          <w:color w:val="4472C4" w:themeColor="accent1" w:themeTint="FF" w:themeShade="FF"/>
        </w:rPr>
        <w:t>Exceptions</w:t>
      </w:r>
      <w:bookmarkEnd w:id="979287944"/>
      <w:r w:rsidRPr="3B099937" w:rsidR="00790BD4">
        <w:rPr>
          <w:b w:val="1"/>
          <w:bCs w:val="1"/>
          <w:sz w:val="24"/>
          <w:szCs w:val="24"/>
        </w:rPr>
        <w:t xml:space="preserve"> </w:t>
      </w:r>
      <w:r w:rsidR="00790BD4">
        <w:rPr/>
        <w:t>While creating</w:t>
      </w:r>
      <w:r w:rsidR="00790BD4">
        <w:rPr/>
        <w:t xml:space="preserve"> or after created the policy,</w:t>
      </w:r>
      <w:r w:rsidR="00790BD4">
        <w:rPr/>
        <w:t xml:space="preserve"> </w:t>
      </w:r>
      <w:r w:rsidR="00790BD4">
        <w:rPr/>
        <w:t>We</w:t>
      </w:r>
      <w:r w:rsidR="00790BD4">
        <w:rPr/>
        <w:t xml:space="preserve"> can Exclusions the Subscription/Resource Group/ Resource</w:t>
      </w:r>
      <w:r w:rsidR="00790BD4">
        <w:rPr/>
        <w:t>.</w:t>
      </w:r>
    </w:p>
    <w:p w:rsidR="00995295" w:rsidP="00D11480" w:rsidRDefault="00995295" w14:paraId="59796CA7" w14:textId="77777777">
      <w:pPr>
        <w:shd w:val="clear" w:color="auto" w:fill="FFFFFF"/>
        <w:spacing w:after="0" w:line="240" w:lineRule="auto"/>
        <w:jc w:val="both"/>
      </w:pPr>
    </w:p>
    <w:p w:rsidR="00995295" w:rsidP="00D11480" w:rsidRDefault="00995295" w14:paraId="14D1E3C0" w14:textId="77777777">
      <w:pPr>
        <w:shd w:val="clear" w:color="auto" w:fill="FFFFFF"/>
        <w:spacing w:after="0" w:line="240" w:lineRule="auto"/>
        <w:jc w:val="both"/>
      </w:pPr>
    </w:p>
    <w:p w:rsidR="00995295" w:rsidP="00D11480" w:rsidRDefault="00995295" w14:paraId="4A901D7A" w14:textId="77777777">
      <w:pPr>
        <w:shd w:val="clear" w:color="auto" w:fill="FFFFFF"/>
        <w:spacing w:after="0" w:line="240" w:lineRule="auto"/>
        <w:jc w:val="both"/>
      </w:pPr>
    </w:p>
    <w:p w:rsidR="00995295" w:rsidP="00D11480" w:rsidRDefault="00995295" w14:paraId="27713BE8" w14:textId="77777777">
      <w:pPr>
        <w:shd w:val="clear" w:color="auto" w:fill="FFFFFF"/>
        <w:spacing w:after="0" w:line="240" w:lineRule="auto"/>
        <w:jc w:val="both"/>
      </w:pPr>
    </w:p>
    <w:p w:rsidR="00995295" w:rsidP="00D11480" w:rsidRDefault="00995295" w14:paraId="1DFB4178" w14:textId="77777777">
      <w:pPr>
        <w:shd w:val="clear" w:color="auto" w:fill="FFFFFF"/>
        <w:spacing w:after="0" w:line="240" w:lineRule="auto"/>
        <w:jc w:val="both"/>
      </w:pPr>
    </w:p>
    <w:p w:rsidR="00995295" w:rsidP="00D11480" w:rsidRDefault="00995295" w14:paraId="0C32B78D" w14:textId="77777777">
      <w:pPr>
        <w:shd w:val="clear" w:color="auto" w:fill="FFFFFF"/>
        <w:spacing w:after="0" w:line="240" w:lineRule="auto"/>
        <w:jc w:val="both"/>
      </w:pPr>
    </w:p>
    <w:p w:rsidR="00995295" w:rsidP="00D11480" w:rsidRDefault="00995295" w14:paraId="08A2C58A" w14:textId="77777777">
      <w:pPr>
        <w:shd w:val="clear" w:color="auto" w:fill="FFFFFF"/>
        <w:spacing w:after="0" w:line="240" w:lineRule="auto"/>
        <w:jc w:val="both"/>
      </w:pPr>
    </w:p>
    <w:p w:rsidR="00995295" w:rsidP="00D11480" w:rsidRDefault="00995295" w14:paraId="5BAE1C66" w14:textId="77777777">
      <w:pPr>
        <w:shd w:val="clear" w:color="auto" w:fill="FFFFFF"/>
        <w:spacing w:after="0" w:line="240" w:lineRule="auto"/>
        <w:jc w:val="both"/>
      </w:pPr>
    </w:p>
    <w:p w:rsidR="00995295" w:rsidP="00D11480" w:rsidRDefault="00995295" w14:paraId="0E713ABC" w14:textId="77777777">
      <w:pPr>
        <w:shd w:val="clear" w:color="auto" w:fill="FFFFFF"/>
        <w:spacing w:after="0" w:line="240" w:lineRule="auto"/>
        <w:jc w:val="both"/>
      </w:pPr>
    </w:p>
    <w:p w:rsidR="00256AEB" w:rsidP="6B312BCE" w:rsidRDefault="00256AEB" w14:paraId="41F3EE6A" w14:textId="0B88255B">
      <w:pPr>
        <w:shd w:val="clear" w:color="auto" w:fill="FFFFFF" w:themeFill="background1"/>
        <w:spacing w:after="0" w:line="240" w:lineRule="auto"/>
        <w:jc w:val="both"/>
      </w:pPr>
      <w:r w:rsidR="002A359E">
        <w:drawing>
          <wp:inline wp14:editId="54559D5B" wp14:anchorId="71D7C41C">
            <wp:extent cx="5745482" cy="2865755"/>
            <wp:effectExtent l="19050" t="19050" r="26670" b="10795"/>
            <wp:docPr id="312288173" name="Picture 1" title=""/>
            <wp:cNvGraphicFramePr>
              <a:graphicFrameLocks noChangeAspect="1"/>
            </wp:cNvGraphicFramePr>
            <a:graphic>
              <a:graphicData uri="http://schemas.openxmlformats.org/drawingml/2006/picture">
                <pic:pic>
                  <pic:nvPicPr>
                    <pic:cNvPr id="0" name="Picture 1"/>
                    <pic:cNvPicPr/>
                  </pic:nvPicPr>
                  <pic:blipFill>
                    <a:blip r:embed="Rda4c238672b5443c">
                      <a:extLst>
                        <a:ext xmlns:a="http://schemas.openxmlformats.org/drawingml/2006/main" uri="{28A0092B-C50C-407E-A947-70E740481C1C}">
                          <a14:useLocalDpi val="0"/>
                        </a:ext>
                      </a:extLst>
                    </a:blip>
                    <a:stretch>
                      <a:fillRect/>
                    </a:stretch>
                  </pic:blipFill>
                  <pic:spPr>
                    <a:xfrm rot="0" flipH="0" flipV="0">
                      <a:off x="0" y="0"/>
                      <a:ext cx="5745482" cy="2865755"/>
                    </a:xfrm>
                    <a:prstGeom prst="rect">
                      <a:avLst/>
                    </a:prstGeom>
                    <a:ln>
                      <a:solidFill>
                        <a:schemeClr val="accent1"/>
                      </a:solidFill>
                    </a:ln>
                  </pic:spPr>
                </pic:pic>
              </a:graphicData>
            </a:graphic>
          </wp:inline>
        </w:drawing>
      </w:r>
      <w:r w:rsidR="00256AEB">
        <w:rPr/>
        <w:t xml:space="preserve">Figure </w:t>
      </w:r>
      <w:r>
        <w:fldChar w:fldCharType="begin"/>
      </w:r>
      <w:r>
        <w:instrText xml:space="preserve"> SEQ Figure \* ARABIC </w:instrText>
      </w:r>
      <w:r>
        <w:fldChar w:fldCharType="separate"/>
      </w:r>
      <w:r w:rsidR="00256AEB">
        <w:rPr/>
        <w:t>2</w:t>
      </w:r>
      <w:r>
        <w:fldChar w:fldCharType="end"/>
      </w:r>
      <w:r w:rsidR="00256AEB">
        <w:rPr/>
        <w:t xml:space="preserve"> Select the policy, Click on Create Exemption.</w:t>
      </w:r>
    </w:p>
    <w:p w:rsidR="00C62848" w:rsidP="00D11480" w:rsidRDefault="00C62848" w14:paraId="7CE70224" w14:textId="77777777">
      <w:pPr>
        <w:shd w:val="clear" w:color="auto" w:fill="FFFFFF"/>
        <w:spacing w:after="0" w:line="240" w:lineRule="auto"/>
        <w:jc w:val="both"/>
      </w:pPr>
    </w:p>
    <w:p w:rsidR="00256AEB" w:rsidP="6B312BCE" w:rsidRDefault="00256AEB" w14:paraId="587FB0CE" w14:textId="1D2F3F9D">
      <w:pPr>
        <w:shd w:val="clear" w:color="auto" w:fill="FFFFFF" w:themeFill="background1"/>
        <w:spacing w:after="0" w:line="240" w:lineRule="auto"/>
        <w:jc w:val="both"/>
      </w:pPr>
      <w:r w:rsidR="00F0402E">
        <w:drawing>
          <wp:inline wp14:editId="5051DAC6" wp14:anchorId="09962FC7">
            <wp:extent cx="5745482" cy="4811394"/>
            <wp:effectExtent l="19050" t="19050" r="26670" b="27305"/>
            <wp:docPr id="128378462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66f635cf1b840b1">
                      <a:extLst>
                        <a:ext xmlns:a="http://schemas.openxmlformats.org/drawingml/2006/main" uri="{28A0092B-C50C-407E-A947-70E740481C1C}">
                          <a14:useLocalDpi val="0"/>
                        </a:ext>
                      </a:extLst>
                    </a:blip>
                    <a:stretch>
                      <a:fillRect/>
                    </a:stretch>
                  </pic:blipFill>
                  <pic:spPr>
                    <a:xfrm rot="0" flipH="0" flipV="0">
                      <a:off x="0" y="0"/>
                      <a:ext cx="5745482" cy="4811394"/>
                    </a:xfrm>
                    <a:prstGeom prst="rect">
                      <a:avLst/>
                    </a:prstGeom>
                    <a:ln>
                      <a:solidFill>
                        <a:schemeClr val="accent1"/>
                      </a:solidFill>
                    </a:ln>
                  </pic:spPr>
                </pic:pic>
              </a:graphicData>
            </a:graphic>
          </wp:inline>
        </w:drawing>
      </w:r>
      <w:r w:rsidR="00256AEB">
        <w:rPr/>
        <w:t>Figure 3 Select the Exemption Scope (Subscription/ Resource Group / Resource)</w:t>
      </w:r>
    </w:p>
    <w:p w:rsidRPr="00BF19A7" w:rsidR="009F13B3" w:rsidP="00D11480" w:rsidRDefault="009F13B3" w14:paraId="62B8CCEA" w14:textId="77777777">
      <w:pPr>
        <w:shd w:val="clear" w:color="auto" w:fill="FFFFFF"/>
        <w:spacing w:before="100" w:beforeAutospacing="1" w:after="100" w:afterAutospacing="1" w:line="240" w:lineRule="auto"/>
        <w:jc w:val="both"/>
      </w:pPr>
    </w:p>
    <w:p w:rsidRPr="00CB40D4" w:rsidR="00602962" w:rsidP="3B099937" w:rsidRDefault="00C754CC" w14:paraId="13FDEEED" w14:textId="40C21281">
      <w:pPr>
        <w:pStyle w:val="Heading1"/>
        <w:spacing w:after="240"/>
        <w:jc w:val="both"/>
        <w:rPr>
          <w:rFonts w:eastAsia="Calibri" w:eastAsiaTheme="minorAscii"/>
          <w:b w:val="1"/>
          <w:bCs w:val="1"/>
          <w:color w:val="4472C4" w:themeColor="accent1"/>
        </w:rPr>
      </w:pPr>
      <w:bookmarkStart w:name="_Toc227157862" w:id="1198669793"/>
      <w:r w:rsidRPr="3B099937" w:rsidR="00C754CC">
        <w:rPr>
          <w:rFonts w:eastAsia="Calibri" w:eastAsiaTheme="minorAscii"/>
          <w:b w:val="1"/>
          <w:bCs w:val="1"/>
          <w:color w:val="000000" w:themeColor="text1" w:themeTint="FF" w:themeShade="FF"/>
        </w:rPr>
        <w:t>10</w:t>
      </w:r>
      <w:r w:rsidRPr="3B099937" w:rsidR="00602962">
        <w:rPr>
          <w:rFonts w:eastAsia="Calibri" w:eastAsiaTheme="minorAscii"/>
          <w:b w:val="1"/>
          <w:bCs w:val="1"/>
          <w:color w:val="000000" w:themeColor="text1" w:themeTint="FF" w:themeShade="FF"/>
        </w:rPr>
        <w:t xml:space="preserve">. </w:t>
      </w:r>
      <w:r w:rsidRPr="3B099937" w:rsidR="00F91DBE">
        <w:rPr>
          <w:rFonts w:eastAsia="Calibri" w:eastAsiaTheme="minorAscii"/>
          <w:b w:val="1"/>
          <w:bCs w:val="1"/>
          <w:color w:val="4472C4" w:themeColor="accent1" w:themeTint="FF" w:themeShade="FF"/>
        </w:rPr>
        <w:t>Best practice</w:t>
      </w:r>
      <w:r w:rsidRPr="3B099937" w:rsidR="00602962">
        <w:rPr>
          <w:rFonts w:eastAsia="Calibri" w:eastAsiaTheme="minorAscii"/>
          <w:b w:val="1"/>
          <w:bCs w:val="1"/>
          <w:color w:val="4472C4" w:themeColor="accent1" w:themeTint="FF" w:themeShade="FF"/>
        </w:rPr>
        <w:t xml:space="preserve"> </w:t>
      </w:r>
      <w:r w:rsidRPr="3B099937" w:rsidR="00C754CC">
        <w:rPr>
          <w:rFonts w:eastAsia="Calibri" w:eastAsiaTheme="minorAscii"/>
          <w:b w:val="1"/>
          <w:bCs w:val="1"/>
          <w:color w:val="4472C4" w:themeColor="accent1" w:themeTint="FF" w:themeShade="FF"/>
        </w:rPr>
        <w:t>1</w:t>
      </w:r>
      <w:r w:rsidRPr="3B099937" w:rsidR="00602962">
        <w:rPr>
          <w:rFonts w:eastAsia="Calibri" w:eastAsiaTheme="minorAscii"/>
          <w:b w:val="1"/>
          <w:bCs w:val="1"/>
          <w:color w:val="4472C4" w:themeColor="accent1" w:themeTint="FF" w:themeShade="FF"/>
        </w:rPr>
        <w:t xml:space="preserve">0 </w:t>
      </w:r>
      <w:r w:rsidRPr="3B099937" w:rsidR="00801117">
        <w:rPr>
          <w:rFonts w:eastAsia="Calibri" w:eastAsiaTheme="minorAscii"/>
          <w:b w:val="1"/>
          <w:bCs w:val="1"/>
          <w:color w:val="4472C4" w:themeColor="accent1" w:themeTint="FF" w:themeShade="FF"/>
        </w:rPr>
        <w:t>Log Analytics agent should be installed on your virtual machine scale sets for Azure Security Center monitoring</w:t>
      </w:r>
      <w:r w:rsidRPr="3B099937" w:rsidR="00602962">
        <w:rPr>
          <w:rFonts w:eastAsia="Calibri" w:eastAsiaTheme="minorAscii"/>
          <w:b w:val="1"/>
          <w:bCs w:val="1"/>
          <w:color w:val="4472C4" w:themeColor="accent1" w:themeTint="FF" w:themeShade="FF"/>
        </w:rPr>
        <w:t>.</w:t>
      </w:r>
      <w:bookmarkEnd w:id="1198669793"/>
    </w:p>
    <w:p w:rsidR="00457556" w:rsidP="00D11480" w:rsidRDefault="00C754CC" w14:paraId="60EDDC8D" w14:textId="4A0626AF">
      <w:pPr>
        <w:pStyle w:val="ListParagraph"/>
        <w:spacing w:after="240"/>
        <w:ind w:left="0"/>
        <w:jc w:val="both"/>
        <w:rPr>
          <w:rStyle w:val="Heading1Char"/>
        </w:rPr>
      </w:pPr>
      <w:bookmarkStart w:name="_Toc470493870" w:id="1009929167"/>
      <w:r w:rsidRPr="3B099937" w:rsidR="00C754CC">
        <w:rPr>
          <w:rStyle w:val="Heading1Char"/>
          <w:b w:val="1"/>
          <w:bCs w:val="1"/>
        </w:rPr>
        <w:t>10</w:t>
      </w:r>
      <w:r w:rsidRPr="3B099937" w:rsidR="00602962">
        <w:rPr>
          <w:rStyle w:val="Heading1Char"/>
          <w:b w:val="1"/>
          <w:bCs w:val="1"/>
        </w:rPr>
        <w:t>.1</w:t>
      </w:r>
      <w:r w:rsidRPr="3B099937" w:rsidR="00602962">
        <w:rPr>
          <w:rStyle w:val="Heading1Char"/>
          <w:b w:val="1"/>
          <w:bCs w:val="1"/>
        </w:rPr>
        <w:t xml:space="preserve"> </w:t>
      </w:r>
      <w:r w:rsidRPr="3B099937" w:rsidR="00602962">
        <w:rPr>
          <w:rStyle w:val="Heading1Char"/>
          <w:b w:val="1"/>
          <w:bCs w:val="1"/>
          <w:color w:val="4472C4" w:themeColor="accent1" w:themeTint="FF" w:themeShade="FF"/>
        </w:rPr>
        <w:t>Description</w:t>
      </w:r>
      <w:bookmarkEnd w:id="1009929167"/>
      <w:r w:rsidRPr="3B099937" w:rsidR="00602962">
        <w:rPr>
          <w:rStyle w:val="Heading1Char"/>
          <w:b w:val="1"/>
          <w:bCs w:val="1"/>
        </w:rPr>
        <w:t xml:space="preserve"> </w:t>
      </w:r>
      <w:r w:rsidR="00457556">
        <w:rPr/>
        <w:t xml:space="preserve">Security Center collects data from your Azure virtual machines (VMs) to </w:t>
      </w:r>
      <w:r w:rsidR="00457556">
        <w:rPr/>
        <w:t>monitor</w:t>
      </w:r>
      <w:r w:rsidR="00457556">
        <w:rPr/>
        <w:t xml:space="preserve"> for security vulnerabilities and threats.</w:t>
      </w:r>
      <w:r w:rsidRPr="3B099937" w:rsidR="00457556">
        <w:rPr>
          <w:rStyle w:val="Heading1Char"/>
        </w:rPr>
        <w:t xml:space="preserve"> </w:t>
      </w:r>
    </w:p>
    <w:p w:rsidR="00457556" w:rsidP="00D11480" w:rsidRDefault="00457556" w14:paraId="5F6C193A" w14:textId="77777777">
      <w:pPr>
        <w:pStyle w:val="ListParagraph"/>
        <w:spacing w:after="240"/>
        <w:ind w:left="0"/>
        <w:jc w:val="both"/>
        <w:rPr>
          <w:rStyle w:val="Heading1Char"/>
        </w:rPr>
      </w:pPr>
    </w:p>
    <w:p w:rsidRPr="002A6D0B" w:rsidR="00602962" w:rsidP="00D11480" w:rsidRDefault="00C754CC" w14:paraId="5F994113" w14:textId="4802712E">
      <w:pPr>
        <w:pStyle w:val="ListParagraph"/>
        <w:spacing w:after="240"/>
        <w:ind w:left="0"/>
        <w:jc w:val="both"/>
      </w:pPr>
      <w:bookmarkStart w:name="_Toc43712582" w:id="685154605"/>
      <w:r w:rsidRPr="3B099937" w:rsidR="00C754CC">
        <w:rPr>
          <w:rStyle w:val="Heading1Char"/>
          <w:b w:val="1"/>
          <w:bCs w:val="1"/>
        </w:rPr>
        <w:t>10</w:t>
      </w:r>
      <w:r w:rsidRPr="3B099937" w:rsidR="00602962">
        <w:rPr>
          <w:rStyle w:val="Heading1Char"/>
          <w:b w:val="1"/>
          <w:bCs w:val="1"/>
        </w:rPr>
        <w:t>.2</w:t>
      </w:r>
      <w:r w:rsidRPr="3B099937" w:rsidR="00602962">
        <w:rPr>
          <w:rStyle w:val="Heading1Char"/>
          <w:b w:val="1"/>
          <w:bCs w:val="1"/>
        </w:rPr>
        <w:t xml:space="preserve"> </w:t>
      </w:r>
      <w:r w:rsidRPr="3B099937" w:rsidR="00602962">
        <w:rPr>
          <w:rStyle w:val="Heading1Char"/>
          <w:b w:val="1"/>
          <w:bCs w:val="1"/>
          <w:color w:val="4472C4" w:themeColor="accent1" w:themeTint="FF" w:themeShade="FF"/>
        </w:rPr>
        <w:t>Control Domain</w:t>
      </w:r>
      <w:bookmarkEnd w:id="685154605"/>
      <w:r w:rsidRPr="3B099937" w:rsidR="00602962">
        <w:rPr>
          <w:b w:val="1"/>
          <w:bCs w:val="1"/>
          <w:color w:val="4472C4" w:themeColor="accent1" w:themeTint="FF" w:themeShade="FF"/>
          <w:sz w:val="24"/>
          <w:szCs w:val="24"/>
        </w:rPr>
        <w:t xml:space="preserve"> </w:t>
      </w:r>
      <w:r w:rsidR="00B45A9F">
        <w:rPr/>
        <w:t>Microsoft cloud security benchmark LT-5</w:t>
      </w:r>
      <w:r w:rsidR="00BE07FA">
        <w:rPr/>
        <w:t>.</w:t>
      </w:r>
    </w:p>
    <w:p w:rsidR="00602962" w:rsidP="3B099937" w:rsidRDefault="00C754CC" w14:paraId="156260FA" w14:textId="65570796">
      <w:pPr>
        <w:shd w:val="clear" w:color="auto" w:fill="FFFFFF" w:themeFill="background1"/>
        <w:spacing w:before="100" w:beforeAutospacing="on" w:after="100" w:afterAutospacing="on" w:line="240" w:lineRule="auto"/>
        <w:jc w:val="both"/>
      </w:pPr>
      <w:bookmarkStart w:name="_Toc1407768051" w:id="567694006"/>
      <w:r w:rsidRPr="3B099937" w:rsidR="00C754CC">
        <w:rPr>
          <w:rStyle w:val="Heading1Char"/>
          <w:b w:val="1"/>
          <w:bCs w:val="1"/>
        </w:rPr>
        <w:t>10</w:t>
      </w:r>
      <w:r w:rsidRPr="3B099937" w:rsidR="00602962">
        <w:rPr>
          <w:rStyle w:val="Heading1Char"/>
          <w:b w:val="1"/>
          <w:bCs w:val="1"/>
        </w:rPr>
        <w:t>.3</w:t>
      </w:r>
      <w:r w:rsidRPr="3B099937" w:rsidR="00602962">
        <w:rPr>
          <w:rStyle w:val="Heading1Char"/>
          <w:b w:val="1"/>
          <w:bCs w:val="1"/>
        </w:rPr>
        <w:t xml:space="preserve"> </w:t>
      </w:r>
      <w:r w:rsidRPr="3B099937" w:rsidR="00602962">
        <w:rPr>
          <w:rStyle w:val="Heading1Char"/>
          <w:b w:val="1"/>
          <w:bCs w:val="1"/>
          <w:color w:val="4472C4" w:themeColor="accent1" w:themeTint="FF" w:themeShade="FF"/>
        </w:rPr>
        <w:t xml:space="preserve">Non-Compliance </w:t>
      </w:r>
      <w:r w:rsidRPr="3B099937" w:rsidR="00CB40D4">
        <w:rPr>
          <w:rStyle w:val="Heading1Char"/>
          <w:b w:val="1"/>
          <w:bCs w:val="1"/>
          <w:color w:val="4472C4" w:themeColor="accent1" w:themeTint="FF" w:themeShade="FF"/>
        </w:rPr>
        <w:t>Message</w:t>
      </w:r>
      <w:bookmarkEnd w:id="567694006"/>
      <w:r w:rsidRPr="3B099937" w:rsidR="00CB40D4">
        <w:rPr>
          <w:rStyle w:val="Heading1Char"/>
          <w:color w:val="4472C4" w:themeColor="accent1" w:themeTint="FF" w:themeShade="FF"/>
        </w:rPr>
        <w:t xml:space="preserve"> </w:t>
      </w:r>
      <w:r w:rsidR="00CB40D4">
        <w:rPr/>
        <w:t>In</w:t>
      </w:r>
      <w:r w:rsidR="00602962">
        <w:rPr/>
        <w:t xml:space="preserve"> </w:t>
      </w:r>
      <w:r w:rsidR="00602962">
        <w:rPr/>
        <w:t>accordance with ELC IT-Security Compliance &amp; Azure Benchmark, it is recommended that</w:t>
      </w:r>
      <w:r w:rsidR="00602962">
        <w:rPr/>
        <w:t xml:space="preserve"> </w:t>
      </w:r>
      <w:r w:rsidR="00BE07FA">
        <w:rPr/>
        <w:t>Log Analytics agent should be installed on your virtual machine scale sets for Azure Security Center monitoring</w:t>
      </w:r>
      <w:r w:rsidR="00602962">
        <w:rPr/>
        <w:t xml:space="preserve">. Please Notify to 'elcitprod@service-now.com' for any non-compliance or </w:t>
      </w:r>
      <w:r w:rsidR="00602962">
        <w:rPr/>
        <w:t>assistance</w:t>
      </w:r>
      <w:r w:rsidR="00602962">
        <w:rPr/>
        <w:t xml:space="preserve"> </w:t>
      </w:r>
      <w:r w:rsidR="00602962">
        <w:rPr/>
        <w:t>required</w:t>
      </w:r>
      <w:r w:rsidR="00602962">
        <w:rPr/>
        <w:t>.</w:t>
      </w:r>
    </w:p>
    <w:p w:rsidRPr="007F7F1F" w:rsidR="00602962" w:rsidP="00D11480" w:rsidRDefault="00C754CC" w14:paraId="3EF139A1" w14:textId="68F6E799">
      <w:pPr>
        <w:pStyle w:val="Heading1"/>
        <w:jc w:val="both"/>
        <w:rPr>
          <w:b w:val="1"/>
          <w:bCs w:val="1"/>
        </w:rPr>
      </w:pPr>
      <w:bookmarkStart w:name="_Toc1818262076" w:id="583994591"/>
      <w:r w:rsidRPr="3B099937" w:rsidR="00C754CC">
        <w:rPr>
          <w:b w:val="1"/>
          <w:bCs w:val="1"/>
        </w:rPr>
        <w:t>10</w:t>
      </w:r>
      <w:r w:rsidRPr="3B099937" w:rsidR="00602962">
        <w:rPr>
          <w:b w:val="1"/>
          <w:bCs w:val="1"/>
        </w:rPr>
        <w:t>.4</w:t>
      </w:r>
      <w:r w:rsidRPr="3B099937" w:rsidR="00602962">
        <w:rPr>
          <w:b w:val="1"/>
          <w:bCs w:val="1"/>
        </w:rPr>
        <w:t xml:space="preserve"> </w:t>
      </w:r>
      <w:r w:rsidRPr="3B099937" w:rsidR="00602962">
        <w:rPr>
          <w:rFonts w:eastAsia="Calibri" w:eastAsiaTheme="minorAscii"/>
          <w:b w:val="1"/>
          <w:bCs w:val="1"/>
          <w:color w:val="4472C4" w:themeColor="accent1" w:themeTint="FF" w:themeShade="FF"/>
        </w:rPr>
        <w:t xml:space="preserve">Policy </w:t>
      </w:r>
      <w:r w:rsidRPr="3B099937" w:rsidR="00F91DBE">
        <w:rPr>
          <w:rFonts w:eastAsia="Calibri" w:eastAsiaTheme="minorAscii"/>
          <w:b w:val="1"/>
          <w:bCs w:val="1"/>
          <w:color w:val="4472C4" w:themeColor="accent1" w:themeTint="FF" w:themeShade="FF"/>
        </w:rPr>
        <w:t>Definition</w:t>
      </w:r>
      <w:bookmarkEnd w:id="583994591"/>
      <w:r w:rsidRPr="3B099937" w:rsidR="00602962">
        <w:rPr>
          <w:rFonts w:eastAsia="Calibri" w:eastAsiaTheme="minorAscii"/>
          <w:b w:val="1"/>
          <w:bCs w:val="1"/>
          <w:color w:val="4472C4" w:themeColor="accent1" w:themeTint="FF" w:themeShade="FF"/>
        </w:rPr>
        <w:t xml:space="preserve"> </w:t>
      </w:r>
      <w:r w:rsidRPr="3B099937" w:rsidR="00602962">
        <w:rPr>
          <w:b w:val="1"/>
          <w:bCs w:val="1"/>
          <w:color w:val="4472C4" w:themeColor="accent1" w:themeTint="FF" w:themeShade="FF"/>
        </w:rPr>
        <w:t xml:space="preserve"> </w:t>
      </w:r>
    </w:p>
    <w:p w:rsidRPr="007F7F1F" w:rsidR="007F7F1F" w:rsidP="00D11480" w:rsidRDefault="007F7F1F" w14:paraId="39E255D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w:t>
      </w:r>
    </w:p>
    <w:p w:rsidRPr="007F7F1F" w:rsidR="007F7F1F" w:rsidP="00D11480" w:rsidRDefault="007F7F1F" w14:paraId="3B03795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"properties": {</w:t>
      </w:r>
    </w:p>
    <w:p w:rsidRPr="007F7F1F" w:rsidR="007F7F1F" w:rsidP="00D11480" w:rsidRDefault="007F7F1F" w14:paraId="0F52B17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"displayName": "Log Analytics agent should be installed on your virtual machine scale sets for Azure Security Center monitoring",</w:t>
      </w:r>
    </w:p>
    <w:p w:rsidRPr="007F7F1F" w:rsidR="007F7F1F" w:rsidP="00D11480" w:rsidRDefault="007F7F1F" w14:paraId="726FA25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"policyType": "BuiltIn",</w:t>
      </w:r>
    </w:p>
    <w:p w:rsidRPr="007F7F1F" w:rsidR="007F7F1F" w:rsidP="00D11480" w:rsidRDefault="007F7F1F" w14:paraId="3FB3913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"mode": "All",</w:t>
      </w:r>
    </w:p>
    <w:p w:rsidRPr="007F7F1F" w:rsidR="007F7F1F" w:rsidP="00D11480" w:rsidRDefault="007F7F1F" w14:paraId="66D79C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"description": "Security Center collects data from your Azure virtual machines (VMs) to monitor for security vulnerabilities and threats.",</w:t>
      </w:r>
    </w:p>
    <w:p w:rsidRPr="007F7F1F" w:rsidR="007F7F1F" w:rsidP="00D11480" w:rsidRDefault="007F7F1F" w14:paraId="789A49C2"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"metadata": {</w:t>
      </w:r>
    </w:p>
    <w:p w:rsidRPr="007F7F1F" w:rsidR="007F7F1F" w:rsidP="00D11480" w:rsidRDefault="007F7F1F" w14:paraId="520C911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"version": "1.0.0",</w:t>
      </w:r>
    </w:p>
    <w:p w:rsidRPr="007F7F1F" w:rsidR="007F7F1F" w:rsidP="00D11480" w:rsidRDefault="007F7F1F" w14:paraId="4726CB5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"category": "Security Center"</w:t>
      </w:r>
    </w:p>
    <w:p w:rsidRPr="007F7F1F" w:rsidR="007F7F1F" w:rsidP="00D11480" w:rsidRDefault="007F7F1F" w14:paraId="365393F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3F60FA0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"parameters": {</w:t>
      </w:r>
    </w:p>
    <w:p w:rsidRPr="007F7F1F" w:rsidR="007F7F1F" w:rsidP="00D11480" w:rsidRDefault="007F7F1F" w14:paraId="06656D7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"effect": {</w:t>
      </w:r>
    </w:p>
    <w:p w:rsidRPr="007F7F1F" w:rsidR="007F7F1F" w:rsidP="00D11480" w:rsidRDefault="007F7F1F" w14:paraId="7C2600B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"type": "String",</w:t>
      </w:r>
    </w:p>
    <w:p w:rsidRPr="007F7F1F" w:rsidR="007F7F1F" w:rsidP="00D11480" w:rsidRDefault="007F7F1F" w14:paraId="58F56D8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"metadata": {</w:t>
      </w:r>
    </w:p>
    <w:p w:rsidRPr="007F7F1F" w:rsidR="007F7F1F" w:rsidP="00D11480" w:rsidRDefault="007F7F1F" w14:paraId="5A789FC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"displayName": "Effect",</w:t>
      </w:r>
    </w:p>
    <w:p w:rsidRPr="007F7F1F" w:rsidR="007F7F1F" w:rsidP="00D11480" w:rsidRDefault="007F7F1F" w14:paraId="6095674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"description": "Enable or disable the execution of the policy"</w:t>
      </w:r>
    </w:p>
    <w:p w:rsidRPr="007F7F1F" w:rsidR="007F7F1F" w:rsidP="00D11480" w:rsidRDefault="007F7F1F" w14:paraId="5EA9246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19E57F8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"allowedValues": [</w:t>
      </w:r>
    </w:p>
    <w:p w:rsidRPr="007F7F1F" w:rsidR="007F7F1F" w:rsidP="00D11480" w:rsidRDefault="007F7F1F" w14:paraId="145ADD5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"AuditIfNotExists",</w:t>
      </w:r>
    </w:p>
    <w:p w:rsidRPr="007F7F1F" w:rsidR="007F7F1F" w:rsidP="00D11480" w:rsidRDefault="007F7F1F" w14:paraId="7CE98D3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"Disabled"</w:t>
      </w:r>
    </w:p>
    <w:p w:rsidRPr="007F7F1F" w:rsidR="007F7F1F" w:rsidP="00D11480" w:rsidRDefault="007F7F1F" w14:paraId="26DB95E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5112A2C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"defaultValue": "AuditIfNotExists"</w:t>
      </w:r>
    </w:p>
    <w:p w:rsidRPr="007F7F1F" w:rsidR="007F7F1F" w:rsidP="00D11480" w:rsidRDefault="007F7F1F" w14:paraId="52FC4AD1"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33CF248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2CB9C290"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"policyRule": {</w:t>
      </w:r>
    </w:p>
    <w:p w:rsidRPr="007F7F1F" w:rsidR="007F7F1F" w:rsidP="00D11480" w:rsidRDefault="007F7F1F" w14:paraId="6D69CE8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"if": {</w:t>
      </w:r>
    </w:p>
    <w:p w:rsidRPr="007F7F1F" w:rsidR="007F7F1F" w:rsidP="00D11480" w:rsidRDefault="007F7F1F" w14:paraId="0F24DE1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"field": "type",</w:t>
      </w:r>
    </w:p>
    <w:p w:rsidRPr="007F7F1F" w:rsidR="007F7F1F" w:rsidP="00D11480" w:rsidRDefault="007F7F1F" w14:paraId="146827E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"in": [</w:t>
      </w:r>
    </w:p>
    <w:p w:rsidRPr="007F7F1F" w:rsidR="007F7F1F" w:rsidP="00D11480" w:rsidRDefault="007F7F1F" w14:paraId="7ACF170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"Microsoft.Compute/virtualMachineScaleSets"</w:t>
      </w:r>
    </w:p>
    <w:p w:rsidRPr="007F7F1F" w:rsidR="007F7F1F" w:rsidP="00D11480" w:rsidRDefault="007F7F1F" w14:paraId="75B2CF57"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67C9232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2A578F2D"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"then": {</w:t>
      </w:r>
    </w:p>
    <w:p w:rsidRPr="007F7F1F" w:rsidR="007F7F1F" w:rsidP="00D11480" w:rsidRDefault="007F7F1F" w14:paraId="7C1C87A9"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"effect": "[parameters('effect')]",</w:t>
      </w:r>
    </w:p>
    <w:p w:rsidRPr="007F7F1F" w:rsidR="007F7F1F" w:rsidP="00D11480" w:rsidRDefault="007F7F1F" w14:paraId="6D8D682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"details": {</w:t>
      </w:r>
    </w:p>
    <w:p w:rsidRPr="007F7F1F" w:rsidR="007F7F1F" w:rsidP="00D11480" w:rsidRDefault="007F7F1F" w14:paraId="64E2D4C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"type": "Microsoft.Security/assessments",</w:t>
      </w:r>
    </w:p>
    <w:p w:rsidRPr="007F7F1F" w:rsidR="007F7F1F" w:rsidP="00D11480" w:rsidRDefault="007F7F1F" w14:paraId="6D0999F3"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"name": "45cfe080-ceb1-a91e-9743-71551ed24e94",</w:t>
      </w:r>
    </w:p>
    <w:p w:rsidRPr="007F7F1F" w:rsidR="007F7F1F" w:rsidP="00D11480" w:rsidRDefault="007F7F1F" w14:paraId="2464004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"existenceCondition": {</w:t>
      </w:r>
    </w:p>
    <w:p w:rsidRPr="007F7F1F" w:rsidR="007F7F1F" w:rsidP="00D11480" w:rsidRDefault="007F7F1F" w14:paraId="2B6C821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"field": "Microsoft.Security/assessments/status.code",</w:t>
      </w:r>
    </w:p>
    <w:p w:rsidRPr="007F7F1F" w:rsidR="007F7F1F" w:rsidP="00D11480" w:rsidRDefault="007F7F1F" w14:paraId="7CC73FFC"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"in": [</w:t>
      </w:r>
    </w:p>
    <w:p w:rsidRPr="007F7F1F" w:rsidR="007F7F1F" w:rsidP="00D11480" w:rsidRDefault="007F7F1F" w14:paraId="02EE970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"NotApplicable",</w:t>
      </w:r>
    </w:p>
    <w:p w:rsidRPr="007F7F1F" w:rsidR="007F7F1F" w:rsidP="00D11480" w:rsidRDefault="007F7F1F" w14:paraId="162440A8"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"Healthy"</w:t>
      </w:r>
    </w:p>
    <w:p w:rsidRPr="007F7F1F" w:rsidR="007F7F1F" w:rsidP="00D11480" w:rsidRDefault="007F7F1F" w14:paraId="07D13C76"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010933AB"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590FCE7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4E70463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44422D2E"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39CC13F4"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w:t>
      </w:r>
    </w:p>
    <w:p w:rsidRPr="007F7F1F" w:rsidR="007F7F1F" w:rsidP="00D11480" w:rsidRDefault="007F7F1F" w14:paraId="6526541A"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"id": "/providers/Microsoft.Authorization/policyDefinitions/a3a6ea0c-e018-4933-9ef0-5aaa1501449b",</w:t>
      </w:r>
    </w:p>
    <w:p w:rsidRPr="007F7F1F" w:rsidR="007F7F1F" w:rsidP="00D11480" w:rsidRDefault="007F7F1F" w14:paraId="0A7548D5"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"type": "Microsoft.Authorization/policyDefinitions",</w:t>
      </w:r>
    </w:p>
    <w:p w:rsidRPr="007F7F1F" w:rsidR="007F7F1F" w:rsidP="00D11480" w:rsidRDefault="007F7F1F" w14:paraId="5077CF9F" w14:textId="77777777">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 xml:space="preserve">  "name": "a3a6ea0c-e018-4933-9ef0-5aaa1501449b"</w:t>
      </w:r>
    </w:p>
    <w:p w:rsidRPr="005D1360" w:rsidR="00602962" w:rsidP="00D11480" w:rsidRDefault="007F7F1F" w14:paraId="7F248F6A" w14:textId="2CE155AD">
      <w:pPr>
        <w:shd w:val="clear" w:color="auto" w:fill="1F1F1F"/>
        <w:spacing w:after="0" w:line="285" w:lineRule="atLeast"/>
        <w:jc w:val="both"/>
        <w:rPr>
          <w:rFonts w:ascii="Consolas" w:hAnsi="Consolas" w:eastAsia="Times New Roman" w:cs="Times New Roman"/>
          <w:color w:val="CCCCCC"/>
          <w:kern w:val="0"/>
          <w:sz w:val="21"/>
          <w:szCs w:val="21"/>
          <w:lang w:eastAsia="en-IN"/>
          <w14:ligatures w14:val="none"/>
        </w:rPr>
      </w:pPr>
      <w:r w:rsidRPr="007F7F1F">
        <w:rPr>
          <w:rFonts w:ascii="Consolas" w:hAnsi="Consolas" w:eastAsia="Times New Roman" w:cs="Times New Roman"/>
          <w:color w:val="CCCCCC"/>
          <w:kern w:val="0"/>
          <w:sz w:val="21"/>
          <w:szCs w:val="21"/>
          <w:lang w:eastAsia="en-IN"/>
          <w14:ligatures w14:val="none"/>
        </w:rPr>
        <w:t>}</w:t>
      </w:r>
    </w:p>
    <w:p w:rsidR="00602962" w:rsidP="00D11480" w:rsidRDefault="00602962" w14:paraId="389EDDE1" w14:textId="77777777">
      <w:pPr>
        <w:jc w:val="both"/>
      </w:pPr>
    </w:p>
    <w:p w:rsidR="00602962" w:rsidP="6B312BCE" w:rsidRDefault="00C754CC" w14:paraId="41B2CAB1" w14:textId="18382E8E">
      <w:pPr>
        <w:shd w:val="clear" w:color="auto" w:fill="FFFFFF" w:themeFill="background1"/>
        <w:spacing w:after="0" w:line="240" w:lineRule="auto"/>
        <w:jc w:val="both"/>
      </w:pPr>
      <w:bookmarkStart w:name="_Toc171874698" w:id="1149473753"/>
      <w:r w:rsidRPr="3B099937" w:rsidR="00C754CC">
        <w:rPr>
          <w:rStyle w:val="Heading1Char"/>
          <w:b w:val="1"/>
          <w:bCs w:val="1"/>
        </w:rPr>
        <w:t>10</w:t>
      </w:r>
      <w:r w:rsidRPr="3B099937" w:rsidR="00602962">
        <w:rPr>
          <w:rStyle w:val="Heading1Char"/>
          <w:b w:val="1"/>
          <w:bCs w:val="1"/>
        </w:rPr>
        <w:t>.5</w:t>
      </w:r>
      <w:r w:rsidRPr="3B099937" w:rsidR="00602962">
        <w:rPr>
          <w:rStyle w:val="Heading1Char"/>
          <w:b w:val="1"/>
          <w:bCs w:val="1"/>
        </w:rPr>
        <w:t xml:space="preserve"> </w:t>
      </w:r>
      <w:r w:rsidRPr="3B099937" w:rsidR="00602962">
        <w:rPr>
          <w:rStyle w:val="Heading1Char"/>
          <w:b w:val="1"/>
          <w:bCs w:val="1"/>
          <w:color w:val="4471C4"/>
        </w:rPr>
        <w:t>Error Details</w:t>
      </w:r>
      <w:bookmarkEnd w:id="1149473753"/>
      <w:r w:rsidRPr="3B099937" w:rsidR="00602962">
        <w:rPr>
          <w:rStyle w:val="Heading1Char"/>
          <w:b w:val="1"/>
          <w:bCs w:val="1"/>
          <w:color w:val="4471C4"/>
        </w:rPr>
        <w:t xml:space="preserve"> </w:t>
      </w:r>
      <w:r w:rsidR="00602962">
        <w:rPr/>
        <w:t xml:space="preserve">The location of the error details depends on what aspect of Azure Policy </w:t>
      </w:r>
      <w:r w:rsidR="48FF755F">
        <w:rPr/>
        <w:t>you are</w:t>
      </w:r>
      <w:r w:rsidR="00602962">
        <w:rPr/>
        <w:t xml:space="preserve"> working with</w:t>
      </w:r>
      <w:r w:rsidR="00602962">
        <w:rPr/>
        <w:t xml:space="preserve"> &amp; </w:t>
      </w:r>
      <w:r w:rsidR="00602962">
        <w:rPr/>
        <w:t>error summary details.</w:t>
      </w:r>
    </w:p>
    <w:p w:rsidR="0072669A" w:rsidP="00D11480" w:rsidRDefault="0072669A" w14:paraId="163A0F90" w14:textId="77777777">
      <w:pPr>
        <w:shd w:val="clear" w:color="auto" w:fill="FFFFFF"/>
        <w:spacing w:after="0" w:line="240" w:lineRule="auto"/>
        <w:jc w:val="both"/>
      </w:pPr>
    </w:p>
    <w:p w:rsidR="0049442D" w:rsidP="00D11480" w:rsidRDefault="0049442D" w14:paraId="2242D74B" w14:textId="18B72BC0">
      <w:pPr>
        <w:shd w:val="clear" w:color="auto" w:fill="FFFFFF"/>
        <w:spacing w:after="0" w:line="240" w:lineRule="auto"/>
        <w:jc w:val="both"/>
      </w:pPr>
    </w:p>
    <w:p w:rsidR="00602962" w:rsidP="6B312BCE" w:rsidRDefault="00256AEB" w14:paraId="1CBDBE42" w14:textId="144AA2AC">
      <w:pPr>
        <w:shd w:val="clear" w:color="auto" w:fill="FFFFFF" w:themeFill="background1"/>
        <w:spacing w:after="0" w:line="240" w:lineRule="auto"/>
        <w:jc w:val="both"/>
      </w:pPr>
      <w:r w:rsidR="00353C6E">
        <w:drawing>
          <wp:inline wp14:editId="4C9E2D50" wp14:anchorId="2FFA2D0F">
            <wp:extent cx="5745482" cy="2435860"/>
            <wp:effectExtent l="19050" t="19050" r="26670" b="21590"/>
            <wp:docPr id="1418620949" name="Picture 1" title=""/>
            <wp:cNvGraphicFramePr>
              <a:graphicFrameLocks noChangeAspect="1"/>
            </wp:cNvGraphicFramePr>
            <a:graphic>
              <a:graphicData uri="http://schemas.openxmlformats.org/drawingml/2006/picture">
                <pic:pic>
                  <pic:nvPicPr>
                    <pic:cNvPr id="0" name="Picture 1"/>
                    <pic:cNvPicPr/>
                  </pic:nvPicPr>
                  <pic:blipFill>
                    <a:blip r:embed="R8402c9723f384448">
                      <a:extLst>
                        <a:ext xmlns:a="http://schemas.openxmlformats.org/drawingml/2006/main" uri="{28A0092B-C50C-407E-A947-70E740481C1C}">
                          <a14:useLocalDpi val="0"/>
                        </a:ext>
                      </a:extLst>
                    </a:blip>
                    <a:stretch>
                      <a:fillRect/>
                    </a:stretch>
                  </pic:blipFill>
                  <pic:spPr>
                    <a:xfrm rot="0" flipH="0" flipV="0">
                      <a:off x="0" y="0"/>
                      <a:ext cx="5745482" cy="2435860"/>
                    </a:xfrm>
                    <a:prstGeom prst="rect">
                      <a:avLst/>
                    </a:prstGeom>
                    <a:ln>
                      <a:solidFill>
                        <a:schemeClr val="accent1"/>
                      </a:solidFill>
                    </a:ln>
                  </pic:spPr>
                </pic:pic>
              </a:graphicData>
            </a:graphic>
          </wp:inline>
        </w:drawing>
      </w:r>
      <w:r w:rsidR="00256AEB">
        <w:rPr/>
        <w:t>Figure 1 – Error details</w:t>
      </w:r>
    </w:p>
    <w:p w:rsidR="6B312BCE" w:rsidP="6B312BCE" w:rsidRDefault="6B312BCE" w14:paraId="696A136B" w14:textId="4623DA28">
      <w:pPr>
        <w:pStyle w:val="Normal"/>
        <w:shd w:val="clear" w:color="auto" w:fill="FFFFFF" w:themeFill="background1"/>
        <w:spacing w:after="0" w:line="240" w:lineRule="auto"/>
        <w:jc w:val="both"/>
      </w:pPr>
    </w:p>
    <w:p w:rsidR="00602962" w:rsidP="3B099937" w:rsidRDefault="00C754CC" w14:paraId="3638B582" w14:textId="6D9A13BE">
      <w:pPr>
        <w:shd w:val="clear" w:color="auto" w:fill="FFFFFF" w:themeFill="background1"/>
        <w:spacing w:before="100" w:beforeAutospacing="on" w:after="100" w:afterAutospacing="on" w:line="240" w:lineRule="auto"/>
        <w:jc w:val="both"/>
      </w:pPr>
      <w:bookmarkStart w:name="_Toc1387692600" w:id="1898327246"/>
      <w:r w:rsidRPr="3B099937" w:rsidR="00C754CC">
        <w:rPr>
          <w:rStyle w:val="Heading1Char"/>
          <w:b w:val="1"/>
          <w:bCs w:val="1"/>
        </w:rPr>
        <w:t>10</w:t>
      </w:r>
      <w:r w:rsidRPr="3B099937" w:rsidR="00602962">
        <w:rPr>
          <w:rStyle w:val="Heading1Char"/>
          <w:b w:val="1"/>
          <w:bCs w:val="1"/>
        </w:rPr>
        <w:t>.6</w:t>
      </w:r>
      <w:r w:rsidRPr="3B099937" w:rsidR="00602962">
        <w:rPr>
          <w:rStyle w:val="Heading1Char"/>
          <w:b w:val="1"/>
          <w:bCs w:val="1"/>
        </w:rPr>
        <w:t xml:space="preserve"> </w:t>
      </w:r>
      <w:r w:rsidRPr="3B099937" w:rsidR="00602962">
        <w:rPr>
          <w:rStyle w:val="Heading1Char"/>
          <w:b w:val="1"/>
          <w:bCs w:val="1"/>
          <w:color w:val="4472C4" w:themeColor="accent1" w:themeTint="FF" w:themeShade="FF"/>
        </w:rPr>
        <w:t>Exceptions</w:t>
      </w:r>
      <w:bookmarkEnd w:id="1898327246"/>
      <w:r w:rsidRPr="3B099937" w:rsidR="00602962">
        <w:rPr>
          <w:rStyle w:val="Heading1Char"/>
          <w:b w:val="1"/>
          <w:bCs w:val="1"/>
        </w:rPr>
        <w:t xml:space="preserve"> </w:t>
      </w:r>
      <w:r w:rsidR="00602962">
        <w:rPr/>
        <w:t>While creating</w:t>
      </w:r>
      <w:r w:rsidR="00602962">
        <w:rPr/>
        <w:t xml:space="preserve"> or after created the policy,</w:t>
      </w:r>
      <w:r w:rsidR="00602962">
        <w:rPr/>
        <w:t xml:space="preserve"> </w:t>
      </w:r>
      <w:r w:rsidR="00602962">
        <w:rPr/>
        <w:t>We</w:t>
      </w:r>
      <w:r w:rsidR="00602962">
        <w:rPr/>
        <w:t xml:space="preserve"> can Exclusions the Subscription/Resource Group/ Resource</w:t>
      </w:r>
      <w:r w:rsidR="00602962">
        <w:rPr/>
        <w:t>.</w:t>
      </w:r>
    </w:p>
    <w:p w:rsidR="00347F2F" w:rsidP="00D11480" w:rsidRDefault="00347F2F" w14:paraId="19D68BFD" w14:textId="77777777">
      <w:pPr>
        <w:shd w:val="clear" w:color="auto" w:fill="FFFFFF"/>
        <w:spacing w:before="100" w:beforeAutospacing="1" w:after="100" w:afterAutospacing="1" w:line="240" w:lineRule="auto"/>
        <w:jc w:val="both"/>
      </w:pPr>
    </w:p>
    <w:p w:rsidR="00347F2F" w:rsidP="00D11480" w:rsidRDefault="00347F2F" w14:paraId="670C2387" w14:textId="77777777">
      <w:pPr>
        <w:shd w:val="clear" w:color="auto" w:fill="FFFFFF"/>
        <w:spacing w:before="100" w:beforeAutospacing="1" w:after="100" w:afterAutospacing="1" w:line="240" w:lineRule="auto"/>
        <w:jc w:val="both"/>
      </w:pPr>
    </w:p>
    <w:p w:rsidRPr="00BF19A7" w:rsidR="00256AEB" w:rsidP="6B312BCE" w:rsidRDefault="00256AEB" w14:paraId="5096ABF5" w14:textId="0C21C6C7">
      <w:pPr>
        <w:spacing w:after="0" w:line="240" w:lineRule="auto"/>
        <w:jc w:val="both"/>
      </w:pPr>
      <w:r w:rsidR="00567B86">
        <w:drawing>
          <wp:inline wp14:editId="374EAB09" wp14:anchorId="50487A26">
            <wp:extent cx="5745482" cy="2462530"/>
            <wp:effectExtent l="19050" t="19050" r="26670" b="13970"/>
            <wp:docPr id="1605085195" name="Picture 1" title=""/>
            <wp:cNvGraphicFramePr>
              <a:graphicFrameLocks noChangeAspect="1"/>
            </wp:cNvGraphicFramePr>
            <a:graphic>
              <a:graphicData uri="http://schemas.openxmlformats.org/drawingml/2006/picture">
                <pic:pic>
                  <pic:nvPicPr>
                    <pic:cNvPr id="0" name="Picture 1"/>
                    <pic:cNvPicPr/>
                  </pic:nvPicPr>
                  <pic:blipFill>
                    <a:blip r:embed="R1d35350685b443b9">
                      <a:extLst>
                        <a:ext xmlns:a="http://schemas.openxmlformats.org/drawingml/2006/main" uri="{28A0092B-C50C-407E-A947-70E740481C1C}">
                          <a14:useLocalDpi val="0"/>
                        </a:ext>
                      </a:extLst>
                    </a:blip>
                    <a:stretch>
                      <a:fillRect/>
                    </a:stretch>
                  </pic:blipFill>
                  <pic:spPr>
                    <a:xfrm rot="0" flipH="0" flipV="0">
                      <a:off x="0" y="0"/>
                      <a:ext cx="5745482" cy="2462530"/>
                    </a:xfrm>
                    <a:prstGeom prst="rect">
                      <a:avLst/>
                    </a:prstGeom>
                    <a:ln>
                      <a:solidFill>
                        <a:schemeClr val="accent1"/>
                      </a:solidFill>
                    </a:ln>
                  </pic:spPr>
                </pic:pic>
              </a:graphicData>
            </a:graphic>
          </wp:inline>
        </w:drawing>
      </w:r>
      <w:r w:rsidR="00256AEB">
        <w:rPr/>
        <w:t xml:space="preserve">Figure </w:t>
      </w:r>
      <w:r>
        <w:fldChar w:fldCharType="begin"/>
      </w:r>
      <w:r>
        <w:instrText xml:space="preserve"> SEQ Figure \* ARABIC </w:instrText>
      </w:r>
      <w:r>
        <w:fldChar w:fldCharType="separate"/>
      </w:r>
      <w:r w:rsidR="00256AEB">
        <w:rPr/>
        <w:t>2</w:t>
      </w:r>
      <w:r>
        <w:fldChar w:fldCharType="end"/>
      </w:r>
      <w:r w:rsidR="00256AEB">
        <w:rPr/>
        <w:t xml:space="preserve"> Select the policy, Click on Create Exemption.</w:t>
      </w:r>
    </w:p>
    <w:p w:rsidR="00256AEB" w:rsidP="00D11480" w:rsidRDefault="00256AEB" w14:paraId="63FBDE93" w14:textId="77777777">
      <w:pPr>
        <w:jc w:val="both"/>
      </w:pPr>
    </w:p>
    <w:p w:rsidR="00256AEB" w:rsidP="00256AEB" w:rsidRDefault="00256AEB" w14:paraId="19B1F437" w14:textId="5B053A32">
      <w:pPr>
        <w:spacing w:after="0"/>
        <w:jc w:val="both"/>
      </w:pPr>
      <w:r w:rsidR="003406D7">
        <w:drawing>
          <wp:inline wp14:editId="5402ED61" wp14:anchorId="14F86DA3">
            <wp:extent cx="5745482" cy="4529889"/>
            <wp:effectExtent l="19050" t="19050" r="26670" b="23495"/>
            <wp:docPr id="1345325928" name="Picture 1" title=""/>
            <wp:cNvGraphicFramePr>
              <a:graphicFrameLocks noChangeAspect="1"/>
            </wp:cNvGraphicFramePr>
            <a:graphic>
              <a:graphicData uri="http://schemas.openxmlformats.org/drawingml/2006/picture">
                <pic:pic>
                  <pic:nvPicPr>
                    <pic:cNvPr id="0" name="Picture 1"/>
                    <pic:cNvPicPr/>
                  </pic:nvPicPr>
                  <pic:blipFill>
                    <a:blip r:embed="R69cec150c1624661">
                      <a:extLst>
                        <a:ext xmlns:a="http://schemas.openxmlformats.org/drawingml/2006/main" uri="{28A0092B-C50C-407E-A947-70E740481C1C}">
                          <a14:useLocalDpi val="0"/>
                        </a:ext>
                      </a:extLst>
                    </a:blip>
                    <a:stretch>
                      <a:fillRect/>
                    </a:stretch>
                  </pic:blipFill>
                  <pic:spPr>
                    <a:xfrm rot="0" flipH="0" flipV="0">
                      <a:off x="0" y="0"/>
                      <a:ext cx="5745482" cy="4529889"/>
                    </a:xfrm>
                    <a:prstGeom prst="rect">
                      <a:avLst/>
                    </a:prstGeom>
                    <a:ln>
                      <a:solidFill>
                        <a:schemeClr val="accent1"/>
                      </a:solidFill>
                    </a:ln>
                  </pic:spPr>
                </pic:pic>
              </a:graphicData>
            </a:graphic>
          </wp:inline>
        </w:drawing>
      </w:r>
      <w:r w:rsidR="00256AEB">
        <w:rPr/>
        <w:t>Figure 3 Select the Exemption Scope (Subscription/ Resource Group / Resource)</w:t>
      </w:r>
      <w:r w:rsidR="00256AEB">
        <w:rPr/>
        <w:t>.</w:t>
      </w:r>
    </w:p>
    <w:p w:rsidR="006B1A3A" w:rsidP="00D11480" w:rsidRDefault="006B1A3A" w14:paraId="67436B04" w14:textId="77777777">
      <w:pPr>
        <w:jc w:val="both"/>
      </w:pPr>
    </w:p>
    <w:p w:rsidR="00837C5A" w:rsidP="00D11480" w:rsidRDefault="00837C5A" w14:paraId="7EDF4574" w14:textId="77777777">
      <w:pPr>
        <w:jc w:val="both"/>
        <w:rPr>
          <w:b/>
          <w:bCs/>
        </w:rPr>
      </w:pPr>
    </w:p>
    <w:p w:rsidR="00256AEB" w:rsidP="00D11480" w:rsidRDefault="00256AEB" w14:paraId="6D13B394" w14:textId="77777777">
      <w:pPr>
        <w:jc w:val="both"/>
        <w:rPr>
          <w:b/>
          <w:bCs/>
        </w:rPr>
      </w:pPr>
    </w:p>
    <w:p w:rsidR="00544F18" w:rsidP="00D11480" w:rsidRDefault="001A214B" w14:paraId="1D5FB7D1" w14:textId="3DF52066">
      <w:pPr>
        <w:jc w:val="both"/>
        <w:rPr>
          <w:rStyle w:val="Heading1Char"/>
        </w:rPr>
      </w:pPr>
      <w:bookmarkStart w:name="_Toc969796405" w:id="64265367"/>
      <w:r w:rsidRPr="3B099937" w:rsidR="001A214B">
        <w:rPr>
          <w:rStyle w:val="Heading1Char"/>
          <w:b w:val="1"/>
          <w:bCs w:val="1"/>
        </w:rPr>
        <w:t>11.0</w:t>
      </w:r>
      <w:r w:rsidRPr="3B099937" w:rsidR="001A214B">
        <w:rPr>
          <w:rStyle w:val="Heading1Char"/>
        </w:rPr>
        <w:t xml:space="preserve"> </w:t>
      </w:r>
      <w:r w:rsidRPr="3B099937" w:rsidR="00C46A03">
        <w:rPr>
          <w:rStyle w:val="Heading1Char"/>
          <w:b w:val="1"/>
          <w:bCs w:val="1"/>
          <w:color w:val="4472C4" w:themeColor="accent1" w:themeTint="FF" w:themeShade="FF"/>
        </w:rPr>
        <w:t>Appendix</w:t>
      </w:r>
      <w:bookmarkEnd w:id="64265367"/>
    </w:p>
    <w:p w:rsidRPr="0040652D" w:rsidR="00837C5A" w:rsidP="00D11480" w:rsidRDefault="00C46A03" w14:paraId="27585020" w14:textId="0A99B284">
      <w:pPr>
        <w:jc w:val="both"/>
        <w:rPr>
          <w:rStyle w:val="Heading1Char"/>
        </w:rPr>
      </w:pPr>
      <w:bookmarkStart w:name="_Toc1950800284" w:id="1315700340"/>
      <w:r w:rsidRPr="3B099937" w:rsidR="00C46A03">
        <w:rPr>
          <w:rStyle w:val="Heading1Char"/>
          <w:b w:val="1"/>
          <w:bCs w:val="1"/>
        </w:rPr>
        <w:t>11.1</w:t>
      </w:r>
      <w:r w:rsidRPr="3B099937" w:rsidR="00C46A03">
        <w:rPr>
          <w:rStyle w:val="Heading1Char"/>
        </w:rPr>
        <w:t xml:space="preserve"> </w:t>
      </w:r>
      <w:r w:rsidRPr="3B099937" w:rsidR="00087108">
        <w:rPr>
          <w:rStyle w:val="Heading1Char"/>
          <w:b w:val="1"/>
          <w:bCs w:val="1"/>
          <w:color w:val="4472C4" w:themeColor="accent1" w:themeTint="FF" w:themeShade="FF"/>
        </w:rPr>
        <w:t>Abbreviations</w:t>
      </w:r>
      <w:bookmarkEnd w:id="1315700340"/>
    </w:p>
    <w:tbl>
      <w:tblPr>
        <w:tblW w:w="9086" w:type="dxa"/>
        <w:tblLook w:val="04A0" w:firstRow="1" w:lastRow="0" w:firstColumn="1" w:lastColumn="0" w:noHBand="0" w:noVBand="1"/>
      </w:tblPr>
      <w:tblGrid>
        <w:gridCol w:w="2023"/>
        <w:gridCol w:w="7063"/>
      </w:tblGrid>
      <w:tr w:rsidRPr="00837C5A" w:rsidR="00837C5A" w:rsidTr="6B312BCE" w14:paraId="3520C0CD" w14:textId="77777777">
        <w:trPr>
          <w:trHeight w:val="328"/>
        </w:trPr>
        <w:tc>
          <w:tcPr>
            <w:tcW w:w="2023" w:type="dxa"/>
            <w:tcBorders>
              <w:top w:val="single" w:color="auto" w:sz="4" w:space="0"/>
              <w:left w:val="single" w:color="auto" w:sz="4" w:space="0"/>
              <w:bottom w:val="single" w:color="auto" w:sz="4" w:space="0"/>
              <w:right w:val="single" w:color="auto" w:sz="4" w:space="0"/>
            </w:tcBorders>
            <w:shd w:val="clear" w:color="auto" w:fill="E7E6E6" w:themeFill="background2"/>
            <w:noWrap/>
            <w:tcMar/>
            <w:vAlign w:val="bottom"/>
            <w:hideMark/>
          </w:tcPr>
          <w:p w:rsidRPr="00837C5A" w:rsidR="00837C5A" w:rsidP="00D11480" w:rsidRDefault="00837C5A" w14:paraId="3FD88DA3" w14:textId="115C8CBE">
            <w:pPr>
              <w:spacing w:after="0" w:line="240" w:lineRule="auto"/>
              <w:jc w:val="both"/>
              <w:rPr>
                <w:rFonts w:ascii="Calibri" w:hAnsi="Calibri" w:eastAsia="Times New Roman" w:cs="Calibri"/>
                <w:b/>
                <w:bCs/>
                <w:color w:val="000000"/>
                <w:kern w:val="0"/>
                <w:lang w:eastAsia="en-IN"/>
                <w14:ligatures w14:val="none"/>
              </w:rPr>
            </w:pPr>
            <w:r w:rsidRPr="00C96081">
              <w:rPr>
                <w:rFonts w:ascii="Calibri" w:hAnsi="Calibri" w:eastAsia="Times New Roman" w:cs="Calibri"/>
                <w:b/>
                <w:bCs/>
                <w:color w:val="000000"/>
                <w:kern w:val="0"/>
                <w:lang w:eastAsia="en-IN"/>
                <w14:ligatures w14:val="none"/>
              </w:rPr>
              <w:t>Abbreviations</w:t>
            </w:r>
          </w:p>
        </w:tc>
        <w:tc>
          <w:tcPr>
            <w:tcW w:w="7063" w:type="dxa"/>
            <w:tcBorders>
              <w:top w:val="single" w:color="auto" w:sz="4" w:space="0"/>
              <w:left w:val="nil"/>
              <w:bottom w:val="single" w:color="auto" w:sz="4" w:space="0"/>
              <w:right w:val="single" w:color="auto" w:sz="4" w:space="0"/>
            </w:tcBorders>
            <w:shd w:val="clear" w:color="auto" w:fill="E7E6E6" w:themeFill="background2"/>
            <w:noWrap/>
            <w:tcMar/>
            <w:vAlign w:val="bottom"/>
            <w:hideMark/>
          </w:tcPr>
          <w:p w:rsidRPr="00837C5A" w:rsidR="00837C5A" w:rsidP="00D11480" w:rsidRDefault="00837C5A" w14:paraId="71BE85D2"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Descriptions</w:t>
            </w:r>
          </w:p>
        </w:tc>
      </w:tr>
      <w:tr w:rsidRPr="00837C5A" w:rsidR="00837C5A" w:rsidTr="6B312BCE" w14:paraId="67C7AD6E" w14:textId="77777777">
        <w:trPr>
          <w:trHeight w:val="328"/>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44914786"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CIS</w:t>
            </w:r>
          </w:p>
        </w:tc>
        <w:tc>
          <w:tcPr>
            <w:tcW w:w="7063" w:type="dxa"/>
            <w:tcBorders>
              <w:top w:val="nil"/>
              <w:left w:val="nil"/>
              <w:bottom w:val="single" w:color="auto" w:sz="4" w:space="0"/>
              <w:right w:val="single" w:color="auto" w:sz="4" w:space="0"/>
            </w:tcBorders>
            <w:shd w:val="clear" w:color="auto" w:fill="auto"/>
            <w:noWrap/>
            <w:tcMar/>
            <w:vAlign w:val="bottom"/>
            <w:hideMark/>
          </w:tcPr>
          <w:p w:rsidRPr="00837C5A" w:rsidR="00837C5A" w:rsidP="00D11480" w:rsidRDefault="00837C5A" w14:paraId="1471AB5C"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Center for Internet Security</w:t>
            </w:r>
          </w:p>
        </w:tc>
      </w:tr>
      <w:tr w:rsidRPr="00837C5A" w:rsidR="00837C5A" w:rsidTr="6B312BCE" w14:paraId="1932469E" w14:textId="77777777">
        <w:trPr>
          <w:trHeight w:val="328"/>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725539F6"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CMMC</w:t>
            </w:r>
          </w:p>
        </w:tc>
        <w:tc>
          <w:tcPr>
            <w:tcW w:w="7063" w:type="dxa"/>
            <w:tcBorders>
              <w:top w:val="nil"/>
              <w:left w:val="nil"/>
              <w:bottom w:val="single" w:color="auto" w:sz="4" w:space="0"/>
              <w:right w:val="single" w:color="auto" w:sz="4" w:space="0"/>
            </w:tcBorders>
            <w:shd w:val="clear" w:color="auto" w:fill="auto"/>
            <w:noWrap/>
            <w:tcMar/>
            <w:vAlign w:val="bottom"/>
            <w:hideMark/>
          </w:tcPr>
          <w:p w:rsidRPr="00837C5A" w:rsidR="00837C5A" w:rsidP="00D11480" w:rsidRDefault="00837C5A" w14:paraId="4A9D8CE0"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Cybersecurity Maturity Model Certification</w:t>
            </w:r>
          </w:p>
        </w:tc>
      </w:tr>
      <w:tr w:rsidRPr="00837C5A" w:rsidR="00837C5A" w:rsidTr="6B312BCE" w14:paraId="47BE160D" w14:textId="77777777">
        <w:trPr>
          <w:trHeight w:val="373"/>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38CBDBB0" w14:textId="77777777">
            <w:pPr>
              <w:spacing w:after="0" w:line="240" w:lineRule="auto"/>
              <w:jc w:val="both"/>
              <w:rPr>
                <w:rFonts w:ascii="Calibri" w:hAnsi="Calibri" w:eastAsia="Times New Roman" w:cs="Calibri"/>
                <w:b w:val="1"/>
                <w:bCs w:val="1"/>
                <w:color w:val="000000"/>
                <w:kern w:val="0"/>
                <w:lang w:eastAsia="en-IN"/>
                <w14:ligatures w14:val="none"/>
              </w:rPr>
            </w:pPr>
            <w:bookmarkStart w:name="_Int_6RAMLQ5T" w:id="947115979"/>
            <w:r w:rsidRPr="00837C5A" w:rsidR="5EE3318D">
              <w:rPr>
                <w:rFonts w:ascii="Calibri" w:hAnsi="Calibri" w:eastAsia="Times New Roman" w:cs="Calibri"/>
                <w:b w:val="1"/>
                <w:bCs w:val="1"/>
                <w:color w:val="000000"/>
                <w:kern w:val="0"/>
                <w:lang w:eastAsia="en-IN"/>
                <w14:ligatures w14:val="none"/>
              </w:rPr>
              <w:t>HIPAA</w:t>
            </w:r>
            <w:bookmarkEnd w:id="947115979"/>
          </w:p>
        </w:tc>
        <w:tc>
          <w:tcPr>
            <w:tcW w:w="7063" w:type="dxa"/>
            <w:tcBorders>
              <w:top w:val="nil"/>
              <w:left w:val="nil"/>
              <w:bottom w:val="single" w:color="auto" w:sz="4" w:space="0"/>
              <w:right w:val="single" w:color="auto" w:sz="4" w:space="0"/>
            </w:tcBorders>
            <w:shd w:val="clear" w:color="auto" w:fill="auto"/>
            <w:noWrap/>
            <w:tcMar/>
            <w:vAlign w:val="bottom"/>
            <w:hideMark/>
          </w:tcPr>
          <w:p w:rsidRPr="00837C5A" w:rsidR="00837C5A" w:rsidP="00D11480" w:rsidRDefault="00837C5A" w14:paraId="7FB7C2EE"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Health Insurance Portability and Accountability Act</w:t>
            </w:r>
          </w:p>
        </w:tc>
      </w:tr>
      <w:tr w:rsidRPr="00837C5A" w:rsidR="00837C5A" w:rsidTr="6B312BCE" w14:paraId="7685AB61" w14:textId="77777777">
        <w:trPr>
          <w:trHeight w:val="373"/>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6260D8A5"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HITRUST</w:t>
            </w:r>
          </w:p>
        </w:tc>
        <w:tc>
          <w:tcPr>
            <w:tcW w:w="7063" w:type="dxa"/>
            <w:tcBorders>
              <w:top w:val="nil"/>
              <w:left w:val="nil"/>
              <w:bottom w:val="single" w:color="auto" w:sz="4" w:space="0"/>
              <w:right w:val="single" w:color="auto" w:sz="4" w:space="0"/>
            </w:tcBorders>
            <w:shd w:val="clear" w:color="auto" w:fill="auto"/>
            <w:noWrap/>
            <w:tcMar/>
            <w:vAlign w:val="bottom"/>
            <w:hideMark/>
          </w:tcPr>
          <w:p w:rsidRPr="00837C5A" w:rsidR="00837C5A" w:rsidP="00D11480" w:rsidRDefault="00837C5A" w14:paraId="38642FAC"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Health Information Trust Alliance</w:t>
            </w:r>
          </w:p>
        </w:tc>
      </w:tr>
      <w:tr w:rsidRPr="00837C5A" w:rsidR="00837C5A" w:rsidTr="6B312BCE" w14:paraId="6EB25EBA" w14:textId="77777777">
        <w:trPr>
          <w:trHeight w:val="328"/>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010C9689"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NZISM</w:t>
            </w:r>
          </w:p>
        </w:tc>
        <w:tc>
          <w:tcPr>
            <w:tcW w:w="7063" w:type="dxa"/>
            <w:tcBorders>
              <w:top w:val="nil"/>
              <w:left w:val="nil"/>
              <w:bottom w:val="single" w:color="auto" w:sz="4" w:space="0"/>
              <w:right w:val="single" w:color="auto" w:sz="4" w:space="0"/>
            </w:tcBorders>
            <w:shd w:val="clear" w:color="auto" w:fill="auto"/>
            <w:noWrap/>
            <w:tcMar/>
            <w:vAlign w:val="bottom"/>
            <w:hideMark/>
          </w:tcPr>
          <w:p w:rsidRPr="00837C5A" w:rsidR="00837C5A" w:rsidP="00D11480" w:rsidRDefault="00837C5A" w14:paraId="5AF7C7A1"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New Zealand Information Security Manual</w:t>
            </w:r>
          </w:p>
        </w:tc>
      </w:tr>
      <w:tr w:rsidRPr="00837C5A" w:rsidR="00837C5A" w:rsidTr="6B312BCE" w14:paraId="203773FE" w14:textId="77777777">
        <w:trPr>
          <w:trHeight w:val="328"/>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4BE8F8CF"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 xml:space="preserve">RMiT </w:t>
            </w:r>
          </w:p>
        </w:tc>
        <w:tc>
          <w:tcPr>
            <w:tcW w:w="7063" w:type="dxa"/>
            <w:tcBorders>
              <w:top w:val="nil"/>
              <w:left w:val="nil"/>
              <w:bottom w:val="single" w:color="auto" w:sz="4" w:space="0"/>
              <w:right w:val="single" w:color="auto" w:sz="4" w:space="0"/>
            </w:tcBorders>
            <w:shd w:val="clear" w:color="auto" w:fill="auto"/>
            <w:noWrap/>
            <w:tcMar/>
            <w:vAlign w:val="bottom"/>
            <w:hideMark/>
          </w:tcPr>
          <w:p w:rsidRPr="00837C5A" w:rsidR="00837C5A" w:rsidP="00D11480" w:rsidRDefault="00837C5A" w14:paraId="439E0520"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Royal Melbourne Institute of Technology</w:t>
            </w:r>
          </w:p>
        </w:tc>
      </w:tr>
      <w:tr w:rsidRPr="00837C5A" w:rsidR="00837C5A" w:rsidTr="6B312BCE" w14:paraId="170E2D3C" w14:textId="77777777">
        <w:trPr>
          <w:trHeight w:val="328"/>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0A69A92C"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VMs</w:t>
            </w:r>
          </w:p>
        </w:tc>
        <w:tc>
          <w:tcPr>
            <w:tcW w:w="7063" w:type="dxa"/>
            <w:tcBorders>
              <w:top w:val="nil"/>
              <w:left w:val="nil"/>
              <w:bottom w:val="single" w:color="auto" w:sz="4" w:space="0"/>
              <w:right w:val="single" w:color="auto" w:sz="4" w:space="0"/>
            </w:tcBorders>
            <w:shd w:val="clear" w:color="auto" w:fill="auto"/>
            <w:noWrap/>
            <w:tcMar/>
            <w:vAlign w:val="bottom"/>
            <w:hideMark/>
          </w:tcPr>
          <w:p w:rsidRPr="00837C5A" w:rsidR="00837C5A" w:rsidP="00D11480" w:rsidRDefault="00837C5A" w14:paraId="128BC4EB" w14:textId="77777777">
            <w:pPr>
              <w:spacing w:after="0" w:line="240" w:lineRule="auto"/>
              <w:jc w:val="both"/>
              <w:rPr>
                <w:rFonts w:ascii="Arial" w:hAnsi="Arial" w:eastAsia="Times New Roman" w:cs="Arial"/>
                <w:color w:val="202124"/>
                <w:kern w:val="0"/>
                <w:sz w:val="20"/>
                <w:szCs w:val="20"/>
                <w:lang w:eastAsia="en-IN"/>
                <w14:ligatures w14:val="none"/>
              </w:rPr>
            </w:pPr>
            <w:r w:rsidRPr="00837C5A">
              <w:rPr>
                <w:rFonts w:ascii="Arial" w:hAnsi="Arial" w:eastAsia="Times New Roman" w:cs="Arial"/>
                <w:color w:val="202124"/>
                <w:kern w:val="0"/>
                <w:sz w:val="20"/>
                <w:szCs w:val="20"/>
                <w:lang w:eastAsia="en-IN"/>
                <w14:ligatures w14:val="none"/>
              </w:rPr>
              <w:t>Virtual Machine/s</w:t>
            </w:r>
          </w:p>
        </w:tc>
      </w:tr>
      <w:tr w:rsidRPr="00837C5A" w:rsidR="00837C5A" w:rsidTr="6B312BCE" w14:paraId="63A484C5" w14:textId="77777777">
        <w:trPr>
          <w:trHeight w:val="328"/>
        </w:trPr>
        <w:tc>
          <w:tcPr>
            <w:tcW w:w="2023" w:type="dxa"/>
            <w:tcBorders>
              <w:top w:val="nil"/>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15EA23AD"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IoT</w:t>
            </w:r>
          </w:p>
        </w:tc>
        <w:tc>
          <w:tcPr>
            <w:tcW w:w="7063" w:type="dxa"/>
            <w:tcBorders>
              <w:top w:val="single" w:color="auto" w:sz="4" w:space="0"/>
              <w:left w:val="nil"/>
              <w:bottom w:val="single" w:color="auto" w:sz="4" w:space="0"/>
              <w:right w:val="single" w:color="auto" w:sz="4" w:space="0"/>
            </w:tcBorders>
            <w:shd w:val="clear" w:color="auto" w:fill="auto"/>
            <w:noWrap/>
            <w:tcMar/>
            <w:vAlign w:val="bottom"/>
            <w:hideMark/>
          </w:tcPr>
          <w:p w:rsidRPr="00837C5A" w:rsidR="00837C5A" w:rsidP="00D11480" w:rsidRDefault="00837C5A" w14:paraId="52676542"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Internet of Things</w:t>
            </w:r>
          </w:p>
        </w:tc>
      </w:tr>
      <w:tr w:rsidRPr="00837C5A" w:rsidR="00837C5A" w:rsidTr="6B312BCE" w14:paraId="27917918" w14:textId="77777777">
        <w:trPr>
          <w:trHeight w:val="328"/>
        </w:trPr>
        <w:tc>
          <w:tcPr>
            <w:tcW w:w="2023" w:type="dxa"/>
            <w:tcBorders>
              <w:top w:val="single" w:color="auto" w:sz="4" w:space="0"/>
              <w:left w:val="single" w:color="auto" w:sz="4" w:space="0"/>
              <w:bottom w:val="single" w:color="auto" w:sz="4" w:space="0"/>
              <w:right w:val="single" w:color="auto" w:sz="4" w:space="0"/>
            </w:tcBorders>
            <w:shd w:val="clear" w:color="auto" w:fill="auto"/>
            <w:noWrap/>
            <w:tcMar/>
            <w:vAlign w:val="bottom"/>
            <w:hideMark/>
          </w:tcPr>
          <w:p w:rsidRPr="00837C5A" w:rsidR="00837C5A" w:rsidP="00D11480" w:rsidRDefault="00837C5A" w14:paraId="398653B5" w14:textId="77777777">
            <w:pPr>
              <w:spacing w:after="0" w:line="240" w:lineRule="auto"/>
              <w:jc w:val="both"/>
              <w:rPr>
                <w:rFonts w:ascii="Calibri" w:hAnsi="Calibri" w:eastAsia="Times New Roman" w:cs="Calibri"/>
                <w:b/>
                <w:bCs/>
                <w:color w:val="000000"/>
                <w:kern w:val="0"/>
                <w:lang w:eastAsia="en-IN"/>
                <w14:ligatures w14:val="none"/>
              </w:rPr>
            </w:pPr>
            <w:r w:rsidRPr="00837C5A">
              <w:rPr>
                <w:rFonts w:ascii="Calibri" w:hAnsi="Calibri" w:eastAsia="Times New Roman" w:cs="Calibri"/>
                <w:b/>
                <w:bCs/>
                <w:color w:val="000000"/>
                <w:kern w:val="0"/>
                <w:lang w:eastAsia="en-IN"/>
                <w14:ligatures w14:val="none"/>
              </w:rPr>
              <w:t>NIST</w:t>
            </w:r>
          </w:p>
        </w:tc>
        <w:tc>
          <w:tcPr>
            <w:tcW w:w="7063" w:type="dxa"/>
            <w:tcBorders>
              <w:top w:val="single" w:color="auto" w:sz="4" w:space="0"/>
              <w:left w:val="nil"/>
              <w:bottom w:val="single" w:color="auto" w:sz="4" w:space="0"/>
              <w:right w:val="single" w:color="auto" w:sz="4" w:space="0"/>
            </w:tcBorders>
            <w:shd w:val="clear" w:color="auto" w:fill="auto"/>
            <w:noWrap/>
            <w:tcMar/>
            <w:vAlign w:val="bottom"/>
            <w:hideMark/>
          </w:tcPr>
          <w:p w:rsidRPr="00837C5A" w:rsidR="00837C5A" w:rsidP="00D11480" w:rsidRDefault="00837C5A" w14:paraId="71460DEF" w14:textId="77777777">
            <w:pPr>
              <w:spacing w:after="0" w:line="240" w:lineRule="auto"/>
              <w:jc w:val="both"/>
              <w:rPr>
                <w:rFonts w:ascii="Calibri" w:hAnsi="Calibri" w:eastAsia="Times New Roman" w:cs="Calibri"/>
                <w:color w:val="000000"/>
                <w:kern w:val="0"/>
                <w:lang w:eastAsia="en-IN"/>
                <w14:ligatures w14:val="none"/>
              </w:rPr>
            </w:pPr>
            <w:r w:rsidRPr="00837C5A">
              <w:rPr>
                <w:rFonts w:ascii="Calibri" w:hAnsi="Calibri" w:eastAsia="Times New Roman" w:cs="Calibri"/>
                <w:color w:val="000000"/>
                <w:kern w:val="0"/>
                <w:lang w:eastAsia="en-IN"/>
                <w14:ligatures w14:val="none"/>
              </w:rPr>
              <w:t>National Institute of Standards and Technology</w:t>
            </w:r>
          </w:p>
        </w:tc>
      </w:tr>
      <w:tr w:rsidRPr="00837C5A" w:rsidR="005B6D91" w:rsidTr="6B312BCE" w14:paraId="56B32AA1" w14:textId="77777777">
        <w:trPr>
          <w:trHeight w:val="328"/>
        </w:trPr>
        <w:tc>
          <w:tcPr>
            <w:tcW w:w="2023"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837C5A" w:rsidR="005B6D91" w:rsidP="00D11480" w:rsidRDefault="005B6D91" w14:paraId="25A31354" w14:textId="715CF19F">
            <w:pPr>
              <w:spacing w:after="0" w:line="240" w:lineRule="auto"/>
              <w:jc w:val="both"/>
              <w:rPr>
                <w:rFonts w:ascii="Calibri" w:hAnsi="Calibri" w:eastAsia="Times New Roman" w:cs="Calibri"/>
                <w:b/>
                <w:bCs/>
                <w:color w:val="000000"/>
                <w:kern w:val="0"/>
                <w:lang w:eastAsia="en-IN"/>
                <w14:ligatures w14:val="none"/>
              </w:rPr>
            </w:pPr>
            <w:r w:rsidRPr="00C17E0B">
              <w:rPr>
                <w:rFonts w:ascii="Calibri" w:hAnsi="Calibri" w:eastAsia="Times New Roman" w:cs="Calibri"/>
                <w:b/>
                <w:bCs/>
                <w:color w:val="000000"/>
                <w:kern w:val="0"/>
                <w:lang w:eastAsia="en-IN"/>
                <w14:ligatures w14:val="none"/>
              </w:rPr>
              <w:t>BYOK</w:t>
            </w:r>
          </w:p>
        </w:tc>
        <w:tc>
          <w:tcPr>
            <w:tcW w:w="7063" w:type="dxa"/>
            <w:tcBorders>
              <w:top w:val="single" w:color="auto" w:sz="4" w:space="0"/>
              <w:left w:val="nil"/>
              <w:bottom w:val="single" w:color="auto" w:sz="4" w:space="0"/>
              <w:right w:val="single" w:color="auto" w:sz="4" w:space="0"/>
            </w:tcBorders>
            <w:shd w:val="clear" w:color="auto" w:fill="auto"/>
            <w:noWrap/>
            <w:tcMar/>
            <w:vAlign w:val="bottom"/>
          </w:tcPr>
          <w:p w:rsidRPr="00837C5A" w:rsidR="005B6D91" w:rsidP="00D11480" w:rsidRDefault="002077A6" w14:paraId="7C2947C4" w14:textId="588F7F4B">
            <w:pPr>
              <w:spacing w:after="0" w:line="240" w:lineRule="auto"/>
              <w:jc w:val="both"/>
              <w:rPr>
                <w:rFonts w:ascii="Calibri" w:hAnsi="Calibri" w:eastAsia="Times New Roman" w:cs="Calibri"/>
                <w:color w:val="000000"/>
                <w:kern w:val="0"/>
                <w:lang w:eastAsia="en-IN"/>
                <w14:ligatures w14:val="none"/>
              </w:rPr>
            </w:pPr>
            <w:r w:rsidRPr="002077A6">
              <w:rPr>
                <w:rFonts w:ascii="Calibri" w:hAnsi="Calibri" w:eastAsia="Times New Roman" w:cs="Calibri"/>
                <w:color w:val="000000"/>
                <w:kern w:val="0"/>
                <w:lang w:eastAsia="en-IN"/>
                <w14:ligatures w14:val="none"/>
              </w:rPr>
              <w:t>Bring Your Own Key</w:t>
            </w:r>
          </w:p>
        </w:tc>
      </w:tr>
      <w:tr w:rsidRPr="00837C5A" w:rsidR="00753F8C" w:rsidTr="6B312BCE" w14:paraId="149DBFC5" w14:textId="77777777">
        <w:trPr>
          <w:trHeight w:val="328"/>
        </w:trPr>
        <w:tc>
          <w:tcPr>
            <w:tcW w:w="2023"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C17E0B" w:rsidR="00753F8C" w:rsidP="00D11480" w:rsidRDefault="00753F8C" w14:paraId="10D548C2" w14:textId="65573C8E">
            <w:pPr>
              <w:spacing w:after="0" w:line="240" w:lineRule="auto"/>
              <w:jc w:val="both"/>
              <w:rPr>
                <w:rFonts w:ascii="Calibri" w:hAnsi="Calibri" w:eastAsia="Times New Roman" w:cs="Calibri"/>
                <w:b/>
                <w:bCs/>
                <w:color w:val="000000"/>
                <w:kern w:val="0"/>
                <w:lang w:eastAsia="en-IN"/>
                <w14:ligatures w14:val="none"/>
              </w:rPr>
            </w:pPr>
            <w:r>
              <w:rPr>
                <w:rFonts w:ascii="Calibri" w:hAnsi="Calibri" w:eastAsia="Times New Roman" w:cs="Calibri"/>
                <w:b/>
                <w:bCs/>
                <w:color w:val="000000"/>
                <w:kern w:val="0"/>
                <w:lang w:eastAsia="en-IN"/>
                <w14:ligatures w14:val="none"/>
              </w:rPr>
              <w:t>NA</w:t>
            </w:r>
          </w:p>
        </w:tc>
        <w:tc>
          <w:tcPr>
            <w:tcW w:w="7063" w:type="dxa"/>
            <w:tcBorders>
              <w:top w:val="single" w:color="auto" w:sz="4" w:space="0"/>
              <w:left w:val="nil"/>
              <w:bottom w:val="single" w:color="auto" w:sz="4" w:space="0"/>
              <w:right w:val="single" w:color="auto" w:sz="4" w:space="0"/>
            </w:tcBorders>
            <w:shd w:val="clear" w:color="auto" w:fill="auto"/>
            <w:noWrap/>
            <w:tcMar/>
            <w:vAlign w:val="bottom"/>
          </w:tcPr>
          <w:p w:rsidRPr="002077A6" w:rsidR="00753F8C" w:rsidP="00D11480" w:rsidRDefault="00753F8C" w14:paraId="6154FDE9" w14:textId="68C39D85">
            <w:pPr>
              <w:spacing w:after="0" w:line="240" w:lineRule="auto"/>
              <w:jc w:val="both"/>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Not Applicable</w:t>
            </w:r>
          </w:p>
        </w:tc>
      </w:tr>
    </w:tbl>
    <w:p w:rsidRPr="00923014" w:rsidR="00837C5A" w:rsidP="00D11480" w:rsidRDefault="00837C5A" w14:paraId="54B1BBD1" w14:textId="77777777">
      <w:pPr>
        <w:jc w:val="both"/>
        <w:rPr>
          <w:b/>
          <w:bCs/>
        </w:rPr>
      </w:pPr>
    </w:p>
    <w:p w:rsidR="00087108" w:rsidP="00D11480" w:rsidRDefault="001A214B" w14:paraId="4D81559A" w14:textId="42F365EC">
      <w:pPr>
        <w:jc w:val="both"/>
        <w:rPr>
          <w:rStyle w:val="Heading1Char"/>
          <w:b w:val="1"/>
          <w:bCs w:val="1"/>
        </w:rPr>
      </w:pPr>
      <w:bookmarkStart w:name="_Toc786025514" w:id="76943305"/>
      <w:r w:rsidRPr="3B099937" w:rsidR="001A214B">
        <w:rPr>
          <w:rStyle w:val="Heading1Char"/>
          <w:b w:val="1"/>
          <w:bCs w:val="1"/>
        </w:rPr>
        <w:t xml:space="preserve">12.0 </w:t>
      </w:r>
      <w:r w:rsidRPr="3B099937" w:rsidR="005B0555">
        <w:rPr>
          <w:rStyle w:val="Heading1Char"/>
          <w:b w:val="1"/>
          <w:bCs w:val="1"/>
          <w:color w:val="4472C4" w:themeColor="accent1" w:themeTint="FF" w:themeShade="FF"/>
        </w:rPr>
        <w:t xml:space="preserve">Reference </w:t>
      </w:r>
      <w:r w:rsidRPr="3B099937" w:rsidR="00A72A5A">
        <w:rPr>
          <w:rStyle w:val="Heading1Char"/>
          <w:b w:val="1"/>
          <w:bCs w:val="1"/>
          <w:color w:val="4472C4" w:themeColor="accent1" w:themeTint="FF" w:themeShade="FF"/>
        </w:rPr>
        <w:t xml:space="preserve">Document </w:t>
      </w:r>
      <w:r w:rsidRPr="3B099937" w:rsidR="005B0555">
        <w:rPr>
          <w:rStyle w:val="Heading1Char"/>
          <w:b w:val="1"/>
          <w:bCs w:val="1"/>
          <w:color w:val="4472C4" w:themeColor="accent1" w:themeTint="FF" w:themeShade="FF"/>
        </w:rPr>
        <w:t>links</w:t>
      </w:r>
      <w:bookmarkEnd w:id="76943305"/>
    </w:p>
    <w:p w:rsidRPr="002F676A" w:rsidR="0077172D" w:rsidP="002F676A" w:rsidRDefault="00D42759" w14:paraId="2692E479" w14:textId="08A032D0">
      <w:pPr>
        <w:spacing w:after="0"/>
        <w:jc w:val="both"/>
        <w:rPr>
          <w:rFonts w:eastAsiaTheme="majorEastAsia" w:cstheme="majorBidi"/>
        </w:rPr>
      </w:pPr>
      <w:r w:rsidRPr="002F676A">
        <w:rPr>
          <w:rFonts w:eastAsiaTheme="majorEastAsia" w:cstheme="majorBidi"/>
        </w:rPr>
        <w:t xml:space="preserve">Azure Security Benchmark 3.0 </w:t>
      </w:r>
    </w:p>
    <w:p w:rsidR="004172AD" w:rsidP="002F676A" w:rsidRDefault="00753F8C" w14:paraId="477BDF24" w14:textId="4FAA3FE3">
      <w:pPr>
        <w:spacing w:after="0"/>
        <w:jc w:val="both"/>
        <w:rPr>
          <w:rStyle w:val="Hyperlink"/>
          <w:u w:val="none"/>
        </w:rPr>
      </w:pPr>
      <w:hyperlink w:history="1" r:id="rId35">
        <w:r w:rsidRPr="004172AD" w:rsidR="004172AD">
          <w:rPr>
            <w:rStyle w:val="Hyperlink"/>
            <w:u w:val="none"/>
          </w:rPr>
          <w:t>Overview of the Azure Security Benchmark v3 | Microsoft Learn</w:t>
        </w:r>
      </w:hyperlink>
    </w:p>
    <w:p w:rsidRPr="004172AD" w:rsidR="002F676A" w:rsidP="002F676A" w:rsidRDefault="002F676A" w14:paraId="46827B23" w14:textId="77777777">
      <w:pPr>
        <w:spacing w:after="0"/>
        <w:jc w:val="both"/>
        <w:rPr>
          <w:rStyle w:val="Hyperlink"/>
          <w:u w:val="none"/>
        </w:rPr>
      </w:pPr>
    </w:p>
    <w:p w:rsidRPr="002F676A" w:rsidR="00D42759" w:rsidP="002F676A" w:rsidRDefault="00690F65" w14:paraId="542E972D" w14:textId="19F25F62">
      <w:pPr>
        <w:spacing w:after="0"/>
        <w:jc w:val="both"/>
        <w:rPr>
          <w:rStyle w:val="Heading1Char"/>
          <w:sz w:val="22"/>
          <w:szCs w:val="22"/>
        </w:rPr>
      </w:pPr>
      <w:r w:rsidRPr="002F676A">
        <w:rPr>
          <w:rFonts w:eastAsiaTheme="majorEastAsia" w:cstheme="majorBidi"/>
        </w:rPr>
        <w:t xml:space="preserve">Regulatory Compliance </w:t>
      </w:r>
    </w:p>
    <w:p w:rsidRPr="00CB35BC" w:rsidR="00703125" w:rsidP="002F676A" w:rsidRDefault="00753F8C" w14:paraId="161AC5E7" w14:textId="6A872474">
      <w:pPr>
        <w:spacing w:after="0"/>
        <w:jc w:val="both"/>
        <w:rPr>
          <w:b/>
          <w:bCs/>
        </w:rPr>
      </w:pPr>
      <w:hyperlink w:history="1" w:anchor="compliance" r:id="rId36">
        <w:r w:rsidRPr="00CB35BC" w:rsidR="00703125">
          <w:rPr>
            <w:rStyle w:val="Hyperlink"/>
            <w:u w:val="none"/>
          </w:rPr>
          <w:t>Regulatory Compliance details for ISO 27001:2013 - Azure Policy | Microsoft Learn</w:t>
        </w:r>
      </w:hyperlink>
    </w:p>
    <w:p w:rsidR="0029490B" w:rsidP="00D11480" w:rsidRDefault="0029490B" w14:paraId="69B88F8D" w14:textId="77777777">
      <w:pPr>
        <w:jc w:val="both"/>
      </w:pPr>
    </w:p>
    <w:p w:rsidR="005B0555" w:rsidP="00D11480" w:rsidRDefault="005B0555" w14:paraId="2F507A36" w14:textId="77777777">
      <w:pPr>
        <w:jc w:val="both"/>
      </w:pPr>
    </w:p>
    <w:p w:rsidRPr="00B556B0" w:rsidR="006B1A3A" w:rsidP="00D11480" w:rsidRDefault="006B1A3A" w14:paraId="0950D463" w14:textId="77777777">
      <w:pPr>
        <w:jc w:val="both"/>
      </w:pPr>
    </w:p>
    <w:sectPr w:rsidRPr="00B556B0" w:rsidR="006B1A3A" w:rsidSect="002240FD">
      <w:pgSz w:w="11906" w:h="16838" w:orient="portrait"/>
      <w:pgMar w:top="1440" w:right="1440" w:bottom="1440" w:left="1418"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headerReference w:type="default" r:id="Rac5c33bdd8c145e6"/>
      <w:footerReference w:type="default" r:id="R0536289498b54a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7B9B" w:rsidP="00CF01FC" w:rsidRDefault="00B57B9B" w14:paraId="2B13EAB2" w14:textId="77777777">
      <w:pPr>
        <w:spacing w:after="0" w:line="240" w:lineRule="auto"/>
      </w:pPr>
      <w:r>
        <w:separator/>
      </w:r>
    </w:p>
  </w:endnote>
  <w:endnote w:type="continuationSeparator" w:id="0">
    <w:p w:rsidR="00B57B9B" w:rsidP="00CF01FC" w:rsidRDefault="00B57B9B" w14:paraId="6E95CEB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Change w:author="Desai, Ameet" w:date="2023-11-16T01:25:32.888Z" w:id="168969698">
        <w:tblPr>
          <w:tblStyle w:val="TableGrid"/>
          <w:tblLayout w:type="fixed"/>
          <w:tblLook w:val="06A0" w:firstRow="1" w:lastRow="0" w:firstColumn="1" w:lastColumn="0" w:noHBand="1" w:noVBand="1"/>
        </w:tblPr>
      </w:tblPrChange>
    </w:tblPr>
    <w:tblGrid>
      <w:gridCol w:w="3015"/>
      <w:gridCol w:w="3015"/>
      <w:gridCol w:w="3015"/>
      <w:tblGridChange w:id="1143152675">
        <w:tblGrid>
          <w:gridCol w:w="3015"/>
          <w:gridCol w:w="3015"/>
          <w:gridCol w:w="3015"/>
        </w:tblGrid>
      </w:tblGridChange>
    </w:tblGrid>
    <w:tr w:rsidR="3B099937" w:rsidTr="3B099937" w14:paraId="5599603E">
      <w:trPr>
        <w:trHeight w:val="300"/>
        <w:trPrChange w:author="Desai, Ameet" w:date="2023-11-16T01:25:32.887Z" w:id="1064018837">
          <w:trPr>
            <w:trHeight w:val="300"/>
          </w:trPr>
        </w:trPrChange>
      </w:trPr>
      <w:tc>
        <w:tcPr>
          <w:tcW w:w="3015" w:type="dxa"/>
          <w:tcMar/>
          <w:tcPrChange w:author="Desai, Ameet" w:date="2023-11-16T01:25:32.889Z" w:id="1499634581">
            <w:tcPr>
              <w:tcW w:w="3015" w:type="dxa"/>
              <w:tcMar/>
            </w:tcPr>
          </w:tcPrChange>
        </w:tcPr>
        <w:p w:rsidR="3B099937" w:rsidP="3B099937" w:rsidRDefault="3B099937" w14:paraId="532766E9" w14:textId="3EF7AE71">
          <w:pPr>
            <w:pStyle w:val="Header"/>
            <w:bidi w:val="0"/>
            <w:ind w:left="-115"/>
            <w:jc w:val="left"/>
            <w:pPrChange w:author="Desai, Ameet" w:date="2023-11-16T01:25:32.892Z">
              <w:pPr>
                <w:bidi w:val="0"/>
              </w:pPr>
            </w:pPrChange>
          </w:pPr>
        </w:p>
      </w:tc>
      <w:tc>
        <w:tcPr>
          <w:tcW w:w="3015" w:type="dxa"/>
          <w:tcMar/>
          <w:tcPrChange w:author="Desai, Ameet" w:date="2023-11-16T01:25:32.889Z" w:id="1406199556">
            <w:tcPr>
              <w:tcW w:w="3015" w:type="dxa"/>
              <w:tcMar/>
            </w:tcPr>
          </w:tcPrChange>
        </w:tcPr>
        <w:p w:rsidR="3B099937" w:rsidP="3B099937" w:rsidRDefault="3B099937" w14:paraId="5851AB75" w14:textId="1A20F73E">
          <w:pPr>
            <w:pStyle w:val="Header"/>
            <w:bidi w:val="0"/>
            <w:jc w:val="center"/>
            <w:pPrChange w:author="Desai, Ameet" w:date="2023-11-16T01:25:32.893Z">
              <w:pPr>
                <w:bidi w:val="0"/>
              </w:pPr>
            </w:pPrChange>
          </w:pPr>
        </w:p>
      </w:tc>
      <w:tc>
        <w:tcPr>
          <w:tcW w:w="3015" w:type="dxa"/>
          <w:tcMar/>
          <w:tcPrChange w:author="Desai, Ameet" w:date="2023-11-16T01:25:32.889Z" w:id="656263835">
            <w:tcPr>
              <w:tcW w:w="3015" w:type="dxa"/>
              <w:tcMar/>
            </w:tcPr>
          </w:tcPrChange>
        </w:tcPr>
        <w:p w:rsidR="3B099937" w:rsidP="3B099937" w:rsidRDefault="3B099937" w14:paraId="6E72BD05" w14:textId="45AEEDDE">
          <w:pPr>
            <w:pStyle w:val="Header"/>
            <w:bidi w:val="0"/>
            <w:ind w:right="-115"/>
            <w:jc w:val="right"/>
            <w:pPrChange w:author="Desai, Ameet" w:date="2023-11-16T01:25:32.893Z">
              <w:pPr>
                <w:bidi w:val="0"/>
              </w:pPr>
            </w:pPrChange>
          </w:pPr>
          <w:r>
            <w:fldChar w:fldCharType="begin"/>
          </w:r>
          <w:r>
            <w:instrText xml:space="preserve">PAGE</w:instrText>
          </w:r>
          <w:r>
            <w:fldChar w:fldCharType="separate"/>
          </w:r>
          <w:r>
            <w:fldChar w:fldCharType="end"/>
          </w:r>
        </w:p>
      </w:tc>
    </w:tr>
  </w:tbl>
  <w:p w:rsidR="3B099937" w:rsidP="3B099937" w:rsidRDefault="3B099937" w14:paraId="52BE89B1" w14:textId="02E4FC23">
    <w:pPr>
      <w:pStyle w:val="Footer"/>
      <w:bidi w:val="0"/>
      <w:pPrChange w:author="Desai, Ameet" w:date="2023-11-16T01:25:32.894Z">
        <w:pPr>
          <w:bidi w:val="0"/>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7B9B" w:rsidP="00CF01FC" w:rsidRDefault="00B57B9B" w14:paraId="4782D839" w14:textId="77777777">
      <w:pPr>
        <w:spacing w:after="0" w:line="240" w:lineRule="auto"/>
      </w:pPr>
      <w:r>
        <w:separator/>
      </w:r>
    </w:p>
  </w:footnote>
  <w:footnote w:type="continuationSeparator" w:id="0">
    <w:p w:rsidR="00B57B9B" w:rsidP="00CF01FC" w:rsidRDefault="00B57B9B" w14:paraId="083D1E27"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Change w:author="Desai, Ameet" w:date="2023-11-16T01:25:32.878Z" w:id="1852585421">
        <w:tblPr>
          <w:tblStyle w:val="TableGrid"/>
          <w:tblLayout w:type="fixed"/>
          <w:tblLook w:val="06A0" w:firstRow="1" w:lastRow="0" w:firstColumn="1" w:lastColumn="0" w:noHBand="1" w:noVBand="1"/>
        </w:tblPr>
      </w:tblPrChange>
    </w:tblPr>
    <w:tblGrid>
      <w:gridCol w:w="3015"/>
      <w:gridCol w:w="3015"/>
      <w:gridCol w:w="3015"/>
      <w:tblGridChange w:id="1882818088">
        <w:tblGrid>
          <w:gridCol w:w="3015"/>
          <w:gridCol w:w="3015"/>
          <w:gridCol w:w="3015"/>
        </w:tblGrid>
      </w:tblGridChange>
    </w:tblGrid>
    <w:tr w:rsidR="3B099937" w:rsidTr="3B099937" w14:paraId="6C3205D7">
      <w:trPr>
        <w:trHeight w:val="300"/>
        <w:trPrChange w:author="Desai, Ameet" w:date="2023-11-16T01:25:32.877Z" w:id="519345317">
          <w:trPr>
            <w:trHeight w:val="300"/>
          </w:trPr>
        </w:trPrChange>
      </w:trPr>
      <w:tc>
        <w:tcPr>
          <w:tcW w:w="3015" w:type="dxa"/>
          <w:tcMar/>
          <w:tcPrChange w:author="Desai, Ameet" w:date="2023-11-16T01:25:32.878Z" w:id="55246866">
            <w:tcPr>
              <w:tcW w:w="3015" w:type="dxa"/>
              <w:tcMar/>
            </w:tcPr>
          </w:tcPrChange>
        </w:tcPr>
        <w:p w:rsidR="3B099937" w:rsidP="3B099937" w:rsidRDefault="3B099937" w14:paraId="1826104D" w14:textId="216318AB">
          <w:pPr>
            <w:pStyle w:val="Header"/>
            <w:bidi w:val="0"/>
            <w:ind w:left="-115"/>
            <w:jc w:val="left"/>
            <w:pPrChange w:author="Desai, Ameet" w:date="2023-11-16T01:25:32.881Z">
              <w:pPr>
                <w:bidi w:val="0"/>
              </w:pPr>
            </w:pPrChange>
          </w:pPr>
        </w:p>
      </w:tc>
      <w:tc>
        <w:tcPr>
          <w:tcW w:w="3015" w:type="dxa"/>
          <w:tcMar/>
          <w:tcPrChange w:author="Desai, Ameet" w:date="2023-11-16T01:25:32.878Z" w:id="1770537489">
            <w:tcPr>
              <w:tcW w:w="3015" w:type="dxa"/>
              <w:tcMar/>
            </w:tcPr>
          </w:tcPrChange>
        </w:tcPr>
        <w:p w:rsidR="3B099937" w:rsidP="3B099937" w:rsidRDefault="3B099937" w14:paraId="40141EB3" w14:textId="7B115D06">
          <w:pPr>
            <w:pStyle w:val="Header"/>
            <w:bidi w:val="0"/>
            <w:jc w:val="center"/>
            <w:pPrChange w:author="Desai, Ameet" w:date="2023-11-16T01:25:32.882Z">
              <w:pPr>
                <w:bidi w:val="0"/>
              </w:pPr>
            </w:pPrChange>
          </w:pPr>
        </w:p>
      </w:tc>
      <w:tc>
        <w:tcPr>
          <w:tcW w:w="3015" w:type="dxa"/>
          <w:tcMar/>
          <w:tcPrChange w:author="Desai, Ameet" w:date="2023-11-16T01:25:32.878Z" w:id="1634276467">
            <w:tcPr>
              <w:tcW w:w="3015" w:type="dxa"/>
              <w:tcMar/>
            </w:tcPr>
          </w:tcPrChange>
        </w:tcPr>
        <w:p w:rsidR="3B099937" w:rsidP="3B099937" w:rsidRDefault="3B099937" w14:paraId="55D13D89" w14:textId="7BAB6088">
          <w:pPr>
            <w:pStyle w:val="Header"/>
            <w:bidi w:val="0"/>
            <w:ind w:right="-115"/>
            <w:jc w:val="right"/>
            <w:pPrChange w:author="Desai, Ameet" w:date="2023-11-16T01:25:32.882Z">
              <w:pPr>
                <w:bidi w:val="0"/>
              </w:pPr>
            </w:pPrChange>
          </w:pPr>
        </w:p>
      </w:tc>
    </w:tr>
  </w:tbl>
  <w:p w:rsidR="3B099937" w:rsidP="3B099937" w:rsidRDefault="3B099937" w14:paraId="16ADC3FB" w14:textId="39573080">
    <w:pPr>
      <w:pStyle w:val="Header"/>
      <w:bidi w:val="0"/>
      <w:pPrChange w:author="Desai, Ameet" w:date="2023-11-16T01:25:32.884Z">
        <w:pPr>
          <w:bidi w:val="0"/>
        </w:pPr>
      </w:pPrChange>
    </w:pPr>
  </w:p>
</w:hdr>
</file>

<file path=word/intelligence2.xml><?xml version="1.0" encoding="utf-8"?>
<int2:intelligence xmlns:int2="http://schemas.microsoft.com/office/intelligence/2020/intelligence">
  <int2:observations>
    <int2:bookmark int2:bookmarkName="_Int_lYP3uh5P" int2:invalidationBookmarkName="" int2:hashCode="Ugg1wYmI7T9kX4" int2:id="V6FdDeQa">
      <int2:state int2:type="AugLoop_Text_Critique" int2:value="Rejected"/>
    </int2:bookmark>
    <int2:bookmark int2:bookmarkName="_Int_oXQytBpt" int2:invalidationBookmarkName="" int2:hashCode="Ugg1wYmI7T9kX4" int2:id="2ZuT7k3e">
      <int2:state int2:type="AugLoop_Text_Critique" int2:value="Rejected"/>
    </int2:bookmark>
    <int2:bookmark int2:bookmarkName="_Int_W7r10fhx" int2:invalidationBookmarkName="" int2:hashCode="VCIDGlI1MAKq5J" int2:id="OzN1F7Y5">
      <int2:state int2:type="AugLoop_Acronyms_AcronymsCritique" int2:value="Rejected"/>
    </int2:bookmark>
    <int2:bookmark int2:bookmarkName="_Int_hckqC9A8" int2:invalidationBookmarkName="" int2:hashCode="hZBevEw6mYlWvj" int2:id="CyOAntxM">
      <int2:state int2:type="AugLoop_Acronyms_AcronymsCritique" int2:value="Rejected"/>
    </int2:bookmark>
    <int2:bookmark int2:bookmarkName="_Int_iu8GA4KN" int2:invalidationBookmarkName="" int2:hashCode="NgaBg9w6CPntG2" int2:id="zo0HfB2s">
      <int2:state int2:type="AugLoop_Acronyms_AcronymsCritique" int2:value="Rejected"/>
    </int2:bookmark>
    <int2:bookmark int2:bookmarkName="_Int_6RAMLQ5T" int2:invalidationBookmarkName="" int2:hashCode="z5qUmZ+SZ8P0VD" int2:id="aiq6mYlv">
      <int2:state int2:type="AugLoop_Acronyms_AcronymsCritique" int2:value="Rejected"/>
    </int2:bookmark>
    <int2:bookmark int2:bookmarkName="_Int_8O7TROFK" int2:invalidationBookmarkName="" int2:hashCode="dwf2gSh5hno8IZ" int2:id="pxOL9NLE">
      <int2:state int2:type="AugLoop_Acronyms_AcronymsCritique" int2:value="Rejected"/>
    </int2:bookmark>
    <int2:bookmark int2:bookmarkName="_Int_MuVmliQ2" int2:invalidationBookmarkName="" int2:hashCode="e6vCM94mqxnq0b" int2:id="uqxAjPTN">
      <int2:state int2:type="AugLoop_Text_Critique" int2:value="Rejected"/>
    </int2:bookmark>
    <int2:bookmark int2:bookmarkName="_Int_utyO3SLz" int2:invalidationBookmarkName="" int2:hashCode="e6vCM94mqxnq0b" int2:id="8aOAHCKy">
      <int2:state int2:type="AugLoop_Text_Critique" int2:value="Rejected"/>
    </int2:bookmark>
    <int2:bookmark int2:bookmarkName="_Int_jx9B7KzD" int2:invalidationBookmarkName="" int2:hashCode="f7/sSycG/FX6t4" int2:id="LN8cWrFC">
      <int2:state int2:type="AugLoop_Text_Critique" int2:value="Rejected"/>
    </int2:bookmark>
    <int2:bookmark int2:bookmarkName="_Int_aZ8qvIY9" int2:invalidationBookmarkName="" int2:hashCode="f7/sSycG/FX6t4" int2:id="csMpfB7A">
      <int2:state int2:type="AugLoop_Text_Critique" int2:value="Rejected"/>
    </int2:bookmark>
    <int2:bookmark int2:bookmarkName="_Int_D7PlkjfB" int2:invalidationBookmarkName="" int2:hashCode="f7/sSycG/FX6t4" int2:id="s1XfDDDC">
      <int2:state int2:type="AugLoop_Text_Critique" int2:value="Rejected"/>
    </int2:bookmark>
    <int2:bookmark int2:bookmarkName="_Int_xkOPPSJs" int2:invalidationBookmarkName="" int2:hashCode="f7/sSycG/FX6t4" int2:id="KYhxTxCp">
      <int2:state int2:type="AugLoop_Text_Critique" int2:value="Rejected"/>
    </int2:bookmark>
    <int2:bookmark int2:bookmarkName="_Int_uKvsMAsV" int2:invalidationBookmarkName="" int2:hashCode="f7/sSycG/FX6t4" int2:id="KlPJoFKg">
      <int2:state int2:type="AugLoop_Text_Critique" int2:value="Rejected"/>
    </int2:bookmark>
    <int2:bookmark int2:bookmarkName="_Int_YI9Wx4PY" int2:invalidationBookmarkName="" int2:hashCode="f7/sSycG/FX6t4" int2:id="NiekyzYy">
      <int2:state int2:type="AugLoop_Text_Critique" int2:value="Rejected"/>
    </int2:bookmark>
    <int2:bookmark int2:bookmarkName="_Int_lhwWBTmU" int2:invalidationBookmarkName="" int2:hashCode="f7/sSycG/FX6t4" int2:id="XVsejLzt">
      <int2:state int2:type="AugLoop_Text_Critique" int2:value="Rejected"/>
    </int2:bookmark>
    <int2:bookmark int2:bookmarkName="_Int_NVGDUDQU" int2:invalidationBookmarkName="" int2:hashCode="f7/sSycG/FX6t4" int2:id="fnBVpati">
      <int2:state int2:type="AugLoop_Text_Critique" int2:value="Rejected"/>
    </int2:bookmark>
    <int2:bookmark int2:bookmarkName="_Int_tDAezzXY" int2:invalidationBookmarkName="" int2:hashCode="f7/sSycG/FX6t4" int2:id="XQBZCoan">
      <int2:state int2:type="AugLoop_Text_Critique" int2:value="Rejected"/>
    </int2:bookmark>
    <int2:bookmark int2:bookmarkName="_Int_m2pqfyZ7" int2:invalidationBookmarkName="" int2:hashCode="f7/sSycG/FX6t4" int2:id="TcvFuRVe">
      <int2:state int2:type="AugLoop_Text_Critique" int2:value="Rejected"/>
    </int2:bookmark>
    <int2:bookmark int2:bookmarkName="_Int_NkKBkcQ1" int2:invalidationBookmarkName="" int2:hashCode="f7/sSycG/FX6t4" int2:id="rRFhj5Bz">
      <int2:state int2:type="AugLoop_Text_Critique" int2:value="Rejected"/>
    </int2:bookmark>
    <int2:bookmark int2:bookmarkName="_Int_EGxYJ6wF" int2:invalidationBookmarkName="" int2:hashCode="f7/sSycG/FX6t4" int2:id="et1KX3Jw">
      <int2:state int2:type="AugLoop_Text_Critique" int2:value="Rejected"/>
    </int2:bookmark>
    <int2:bookmark int2:bookmarkName="_Int_e5bWZKZs" int2:invalidationBookmarkName="" int2:hashCode="f7/sSycG/FX6t4" int2:id="A2cfpbgs">
      <int2:state int2:type="AugLoop_Text_Critique" int2:value="Rejected"/>
    </int2:bookmark>
    <int2:bookmark int2:bookmarkName="_Int_CuvzKzUc" int2:invalidationBookmarkName="" int2:hashCode="f7/sSycG/FX6t4" int2:id="Rs2FD5G0">
      <int2:state int2:type="AugLoop_Text_Critique" int2:value="Rejected"/>
    </int2:bookmark>
    <int2:bookmark int2:bookmarkName="_Int_plstSQir" int2:invalidationBookmarkName="" int2:hashCode="f7/sSycG/FX6t4" int2:id="9MQ35snq">
      <int2:state int2:type="AugLoop_Text_Critique" int2:value="Rejected"/>
    </int2:bookmark>
    <int2:bookmark int2:bookmarkName="_Int_nHApVsHG" int2:invalidationBookmarkName="" int2:hashCode="f7/sSycG/FX6t4" int2:id="Bty8fGkT">
      <int2:state int2:type="AugLoop_Text_Critique" int2:value="Rejected"/>
    </int2:bookmark>
    <int2:bookmark int2:bookmarkName="_Int_reb0TkBM" int2:invalidationBookmarkName="" int2:hashCode="f7/sSycG/FX6t4" int2:id="DYcaN2Q7">
      <int2:state int2:type="AugLoop_Text_Critique" int2:value="Rejected"/>
    </int2:bookmark>
    <int2:bookmark int2:bookmarkName="_Int_mXjpxnvE" int2:invalidationBookmarkName="" int2:hashCode="f7/sSycG/FX6t4" int2:id="1EIBLBfL">
      <int2:state int2:type="AugLoop_Text_Critique" int2:value="Rejected"/>
    </int2:bookmark>
    <int2:bookmark int2:bookmarkName="_Int_AD3T2jlg" int2:invalidationBookmarkName="" int2:hashCode="f7/sSycG/FX6t4" int2:id="axyMnMFZ">
      <int2:state int2:type="AugLoop_Text_Critique" int2:value="Rejected"/>
    </int2:bookmark>
    <int2:bookmark int2:bookmarkName="_Int_GVRcL4rW" int2:invalidationBookmarkName="" int2:hashCode="f7/sSycG/FX6t4" int2:id="5QYcYwws">
      <int2:state int2:type="AugLoop_Text_Critique" int2:value="Rejected"/>
    </int2:bookmark>
    <int2:bookmark int2:bookmarkName="_Int_WHIP6IIe" int2:invalidationBookmarkName="" int2:hashCode="f7/sSycG/FX6t4" int2:id="zpxiCTf8">
      <int2:state int2:type="AugLoop_Text_Critique" int2:value="Rejected"/>
    </int2:bookmark>
    <int2:bookmark int2:bookmarkName="_Int_8Ukkt1o8" int2:invalidationBookmarkName="" int2:hashCode="f7/sSycG/FX6t4" int2:id="1IWOmzAV">
      <int2:state int2:type="AugLoop_Text_Critique" int2:value="Rejected"/>
    </int2:bookmark>
    <int2:bookmark int2:bookmarkName="_Int_MjUXFgtW" int2:invalidationBookmarkName="" int2:hashCode="f7/sSycG/FX6t4" int2:id="xgFNKVFv">
      <int2:state int2:type="AugLoop_Text_Critique" int2:value="Rejected"/>
    </int2:bookmark>
    <int2:bookmark int2:bookmarkName="_Int_00kqqoqe" int2:invalidationBookmarkName="" int2:hashCode="f7/sSycG/FX6t4" int2:id="xbZjn1iX">
      <int2:state int2:type="AugLoop_Text_Critique" int2:value="Rejected"/>
    </int2:bookmark>
    <int2:bookmark int2:bookmarkName="_Int_rQQr99iY" int2:invalidationBookmarkName="" int2:hashCode="f7/sSycG/FX6t4" int2:id="UoDihk7J">
      <int2:state int2:type="AugLoop_Text_Critique" int2:value="Rejected"/>
    </int2:bookmark>
    <int2:bookmark int2:bookmarkName="_Int_z5xKX59R" int2:invalidationBookmarkName="" int2:hashCode="f7/sSycG/FX6t4" int2:id="jtuNes1k">
      <int2:state int2:type="AugLoop_Text_Critique" int2:value="Rejected"/>
    </int2:bookmark>
    <int2:bookmark int2:bookmarkName="_Int_JvoKTHxY" int2:invalidationBookmarkName="" int2:hashCode="f7/sSycG/FX6t4" int2:id="0WS7DCd4">
      <int2:state int2:type="AugLoop_Text_Critique" int2:value="Rejected"/>
    </int2:bookmark>
    <int2:bookmark int2:bookmarkName="_Int_YnSA2Vvw" int2:invalidationBookmarkName="" int2:hashCode="f7/sSycG/FX6t4" int2:id="pXRul2rT">
      <int2:state int2:type="AugLoop_Text_Critique" int2:value="Rejected"/>
    </int2:bookmark>
    <int2:bookmark int2:bookmarkName="_Int_LXyoTOz6" int2:invalidationBookmarkName="" int2:hashCode="f7/sSycG/FX6t4" int2:id="4Sa2V4lw">
      <int2:state int2:type="AugLoop_Text_Critique" int2:value="Rejected"/>
    </int2:bookmark>
    <int2:bookmark int2:bookmarkName="_Int_fvoMOPSZ" int2:invalidationBookmarkName="" int2:hashCode="f7/sSycG/FX6t4" int2:id="V1jLfqxF">
      <int2:state int2:type="AugLoop_Text_Critique" int2:value="Rejected"/>
    </int2:bookmark>
    <int2:bookmark int2:bookmarkName="_Int_S72fS5LL" int2:invalidationBookmarkName="" int2:hashCode="f7/sSycG/FX6t4" int2:id="cFYoPGz2">
      <int2:state int2:type="AugLoop_Text_Critique" int2:value="Rejected"/>
    </int2:bookmark>
    <int2:bookmark int2:bookmarkName="_Int_jZqy6E8b" int2:invalidationBookmarkName="" int2:hashCode="f7/sSycG/FX6t4" int2:id="lR8k0waf">
      <int2:state int2:type="AugLoop_Text_Critique" int2:value="Rejected"/>
    </int2:bookmark>
    <int2:bookmark int2:bookmarkName="_Int_DjxZzcOP" int2:invalidationBookmarkName="" int2:hashCode="f7/sSycG/FX6t4" int2:id="8S29HOmK">
      <int2:state int2:type="AugLoop_Text_Critique" int2:value="Rejected"/>
    </int2:bookmark>
    <int2:bookmark int2:bookmarkName="_Int_ZIMK8z16" int2:invalidationBookmarkName="" int2:hashCode="f7/sSycG/FX6t4" int2:id="dIpQB7Es">
      <int2:state int2:type="AugLoop_Text_Critique" int2:value="Rejected"/>
    </int2:bookmark>
    <int2:bookmark int2:bookmarkName="_Int_5YdQnDWW" int2:invalidationBookmarkName="" int2:hashCode="f7/sSycG/FX6t4" int2:id="UskkVgb7">
      <int2:state int2:type="AugLoop_Text_Critique" int2:value="Rejected"/>
    </int2:bookmark>
    <int2:bookmark int2:bookmarkName="_Int_vPyLWxVA" int2:invalidationBookmarkName="" int2:hashCode="f7/sSycG/FX6t4" int2:id="sRfG9DdV">
      <int2:state int2:type="AugLoop_Text_Critique" int2:value="Rejected"/>
    </int2:bookmark>
    <int2:bookmark int2:bookmarkName="_Int_vO8Y2fXs" int2:invalidationBookmarkName="" int2:hashCode="f7/sSycG/FX6t4" int2:id="yqlrLN0p">
      <int2:state int2:type="AugLoop_Text_Critique" int2:value="Rejected"/>
    </int2:bookmark>
    <int2:bookmark int2:bookmarkName="_Int_tJS9C87K" int2:invalidationBookmarkName="" int2:hashCode="f7/sSycG/FX6t4" int2:id="Kf0juVTF">
      <int2:state int2:type="AugLoop_Text_Critique" int2:value="Rejected"/>
    </int2:bookmark>
    <int2:bookmark int2:bookmarkName="_Int_o71qlfG6" int2:invalidationBookmarkName="" int2:hashCode="f7/sSycG/FX6t4" int2:id="CAYZ7Tos">
      <int2:state int2:type="AugLoop_Text_Critique" int2:value="Rejected"/>
    </int2:bookmark>
    <int2:bookmark int2:bookmarkName="_Int_x7byljrY" int2:invalidationBookmarkName="" int2:hashCode="f7/sSycG/FX6t4" int2:id="gdoKPcDR">
      <int2:state int2:type="AugLoop_Text_Critique" int2:value="Rejected"/>
    </int2:bookmark>
    <int2:bookmark int2:bookmarkName="_Int_EpsUPmIl" int2:invalidationBookmarkName="" int2:hashCode="f7/sSycG/FX6t4" int2:id="Az8Pkg8l">
      <int2:state int2:type="AugLoop_Text_Critique" int2:value="Rejected"/>
    </int2:bookmark>
    <int2:bookmark int2:bookmarkName="_Int_nYViupKz" int2:invalidationBookmarkName="" int2:hashCode="f7/sSycG/FX6t4" int2:id="KDtI9qK0">
      <int2:state int2:type="AugLoop_Text_Critique" int2:value="Rejected"/>
    </int2:bookmark>
    <int2:bookmark int2:bookmarkName="_Int_VQiKfYDk" int2:invalidationBookmarkName="" int2:hashCode="f7/sSycG/FX6t4" int2:id="8lN5BvrI">
      <int2:state int2:type="AugLoop_Text_Critique" int2:value="Rejected"/>
    </int2:bookmark>
    <int2:bookmark int2:bookmarkName="_Int_KjhWH2PH" int2:invalidationBookmarkName="" int2:hashCode="f7/sSycG/FX6t4" int2:id="Vh6XgR2M">
      <int2:state int2:type="AugLoop_Text_Critique" int2:value="Rejected"/>
    </int2:bookmark>
    <int2:bookmark int2:bookmarkName="_Int_276fPRyL" int2:invalidationBookmarkName="" int2:hashCode="e6vCM94mqxnq0b" int2:id="vKsbfxsN">
      <int2:state int2:type="AugLoop_Text_Critique" int2:value="Rejected"/>
    </int2:bookmark>
    <int2:bookmark int2:bookmarkName="_Int_6WSOQBAS" int2:invalidationBookmarkName="" int2:hashCode="8khgw1qm3WkV+v" int2:id="b6iRCNS0">
      <int2:state int2:type="AugLoop_Text_Critique" int2:value="Rejected"/>
    </int2:bookmark>
    <int2:bookmark int2:bookmarkName="_Int_87iX2Ig0" int2:invalidationBookmarkName="" int2:hashCode="e6vCM94mqxnq0b" int2:id="evpwZgKS">
      <int2:state int2:type="AugLoop_Text_Critique" int2:value="Rejected"/>
    </int2:bookmark>
    <int2:bookmark int2:bookmarkName="_Int_rQT3SEjc" int2:invalidationBookmarkName="" int2:hashCode="ugNzIIP2wGZ7pX" int2:id="osHd0Mgb">
      <int2:state int2:type="AugLoop_Text_Critique" int2:value="Rejected"/>
    </int2:bookmark>
    <int2:bookmark int2:bookmarkName="_Int_IKKyN7lE" int2:invalidationBookmarkName="" int2:hashCode="ugNzIIP2wGZ7pX" int2:id="RpoqmzzA">
      <int2:state int2:type="AugLoop_Text_Critique" int2:value="Rejected"/>
    </int2:bookmark>
    <int2:bookmark int2:bookmarkName="_Int_eg2GpExn" int2:invalidationBookmarkName="" int2:hashCode="ugNzIIP2wGZ7pX" int2:id="oCkjfYih">
      <int2:state int2:type="AugLoop_Text_Critique" int2:value="Rejected"/>
    </int2:bookmark>
    <int2:bookmark int2:bookmarkName="_Int_QEDEjxNV" int2:invalidationBookmarkName="" int2:hashCode="jWPlH85cj6ZrsE" int2:id="1qzSMVTp">
      <int2:state int2:type="AugLoop_Text_Critique" int2:value="Rejected"/>
    </int2:bookmark>
    <int2:bookmark int2:bookmarkName="_Int_wM2MCrYW" int2:invalidationBookmarkName="" int2:hashCode="+MxadcHR9yKqgp" int2:id="ZoitTT13">
      <int2:state int2:type="AugLoop_Text_Critique" int2:value="Rejected"/>
    </int2:bookmark>
    <int2:bookmark int2:bookmarkName="_Int_Iio3d9BH" int2:invalidationBookmarkName="" int2:hashCode="Ikh3/nsn/YfyH5" int2:id="5EYFjckZ">
      <int2:state int2:type="AugLoop_Text_Critique" int2:value="Rejected"/>
    </int2:bookmark>
    <int2:bookmark int2:bookmarkName="_Int_UKRfjKWh" int2:invalidationBookmarkName="" int2:hashCode="Ikh3/nsn/YfyH5" int2:id="bxmiFJ3q">
      <int2:state int2:type="AugLoop_Text_Critique" int2:value="Rejected"/>
    </int2:bookmark>
    <int2:bookmark int2:bookmarkName="_Int_ZLlZ0IPe" int2:invalidationBookmarkName="" int2:hashCode="Ikh3/nsn/YfyH5" int2:id="T3udAkfU">
      <int2:state int2:type="AugLoop_Text_Critique" int2:value="Rejected"/>
    </int2:bookmark>
    <int2:bookmark int2:bookmarkName="_Int_8H2nIRw7" int2:invalidationBookmarkName="" int2:hashCode="Ikh3/nsn/YfyH5" int2:id="4rjoAFwt">
      <int2:state int2:type="AugLoop_Text_Critique" int2:value="Rejected"/>
    </int2:bookmark>
    <int2:bookmark int2:bookmarkName="_Int_4bCOkRr1" int2:invalidationBookmarkName="" int2:hashCode="Ikh3/nsn/YfyH5" int2:id="IGQHx0ul">
      <int2:state int2:type="AugLoop_Text_Critique" int2:value="Rejected"/>
    </int2:bookmark>
    <int2:bookmark int2:bookmarkName="_Int_94ezxa3a" int2:invalidationBookmarkName="" int2:hashCode="Ikh3/nsn/YfyH5" int2:id="zM03sWJA">
      <int2:state int2:type="AugLoop_Text_Critique" int2:value="Rejected"/>
    </int2:bookmark>
    <int2:bookmark int2:bookmarkName="_Int_wS3aahOI" int2:invalidationBookmarkName="" int2:hashCode="Ikh3/nsn/YfyH5" int2:id="bbInbR9u">
      <int2:state int2:type="AugLoop_Text_Critique" int2:value="Rejected"/>
    </int2:bookmark>
    <int2:bookmark int2:bookmarkName="_Int_THoQWWJr" int2:invalidationBookmarkName="" int2:hashCode="Ikh3/nsn/YfyH5" int2:id="YlnyltSE">
      <int2:state int2:type="AugLoop_Text_Critique" int2:value="Rejected"/>
    </int2:bookmark>
    <int2:bookmark int2:bookmarkName="_Int_TdXZ7zd2" int2:invalidationBookmarkName="" int2:hashCode="Ikh3/nsn/YfyH5" int2:id="5bzgQowD">
      <int2:state int2:type="AugLoop_Text_Critique" int2:value="Rejected"/>
    </int2:bookmark>
    <int2:bookmark int2:bookmarkName="_Int_BhFGpjdS" int2:invalidationBookmarkName="" int2:hashCode="+MxadcHR9yKqgp" int2:id="uEwem2On">
      <int2:state int2:type="AugLoop_Text_Critique" int2:value="Rejected"/>
    </int2:bookmark>
    <int2:bookmark int2:bookmarkName="_Int_Bd6WNOyg" int2:invalidationBookmarkName="" int2:hashCode="Ikh3/nsn/YfyH5" int2:id="G0ze8KVx">
      <int2:state int2:type="AugLoop_Text_Critique" int2:value="Rejected"/>
    </int2:bookmark>
    <int2:bookmark int2:bookmarkName="_Int_sVrelFyH" int2:invalidationBookmarkName="" int2:hashCode="Ikh3/nsn/YfyH5" int2:id="FYwgADWH">
      <int2:state int2:type="AugLoop_Text_Critique" int2:value="Rejected"/>
    </int2:bookmark>
    <int2:bookmark int2:bookmarkName="_Int_QfkSTh4C" int2:invalidationBookmarkName="" int2:hashCode="Ikh3/nsn/YfyH5" int2:id="JIUpZIhp">
      <int2:state int2:type="AugLoop_Text_Critique" int2:value="Rejected"/>
    </int2:bookmark>
    <int2:bookmark int2:bookmarkName="_Int_bj92pV7v" int2:invalidationBookmarkName="" int2:hashCode="Ikh3/nsn/YfyH5" int2:id="cKmh8c8s">
      <int2:state int2:type="AugLoop_Text_Critique" int2:value="Rejected"/>
    </int2:bookmark>
    <int2:bookmark int2:bookmarkName="_Int_nevgvxHi" int2:invalidationBookmarkName="" int2:hashCode="Ikh3/nsn/YfyH5" int2:id="Vsvk3jOF">
      <int2:state int2:type="AugLoop_Text_Critique" int2:value="Rejected"/>
    </int2:bookmark>
    <int2:bookmark int2:bookmarkName="_Int_MYOspbuY" int2:invalidationBookmarkName="" int2:hashCode="e6vCM94mqxnq0b" int2:id="y0LhZlb5">
      <int2:state int2:type="AugLoop_Text_Critique" int2:value="Rejected"/>
    </int2:bookmark>
    <int2:bookmark int2:bookmarkName="_Int_MwmuU4rl" int2:invalidationBookmarkName="" int2:hashCode="e6vCM94mqxnq0b" int2:id="0Kc766eZ">
      <int2:state int2:type="AugLoop_Text_Critique" int2:value="Rejected"/>
    </int2:bookmark>
    <int2:bookmark int2:bookmarkName="_Int_4HVGH0OV" int2:invalidationBookmarkName="" int2:hashCode="e6vCM94mqxnq0b" int2:id="PGyyU5dL">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4ED7"/>
    <w:multiLevelType w:val="hybridMultilevel"/>
    <w:tmpl w:val="DE24C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D2A3C"/>
    <w:multiLevelType w:val="hybridMultilevel"/>
    <w:tmpl w:val="88F45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CA6F26"/>
    <w:multiLevelType w:val="hybridMultilevel"/>
    <w:tmpl w:val="C4F439F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24A17748"/>
    <w:multiLevelType w:val="hybridMultilevel"/>
    <w:tmpl w:val="9AA89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C0350F"/>
    <w:multiLevelType w:val="hybridMultilevel"/>
    <w:tmpl w:val="6BB2FB60"/>
    <w:lvl w:ilvl="0" w:tplc="18943D62">
      <w:start w:val="1"/>
      <w:numFmt w:val="decimal"/>
      <w:lvlText w:val="%1."/>
      <w:lvlJc w:val="left"/>
      <w:pPr>
        <w:ind w:left="870" w:hanging="36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num w:numId="1" w16cid:durableId="625047208">
    <w:abstractNumId w:val="0"/>
  </w:num>
  <w:num w:numId="2" w16cid:durableId="217058652">
    <w:abstractNumId w:val="3"/>
  </w:num>
  <w:num w:numId="3" w16cid:durableId="555093389">
    <w:abstractNumId w:val="2"/>
  </w:num>
  <w:num w:numId="4" w16cid:durableId="497306693">
    <w:abstractNumId w:val="1"/>
  </w:num>
  <w:num w:numId="5" w16cid:durableId="28797694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tru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B3B"/>
    <w:rsid w:val="00003A4C"/>
    <w:rsid w:val="00035DFF"/>
    <w:rsid w:val="00040F2B"/>
    <w:rsid w:val="00047696"/>
    <w:rsid w:val="000520B6"/>
    <w:rsid w:val="00052AB3"/>
    <w:rsid w:val="000556E9"/>
    <w:rsid w:val="0006268F"/>
    <w:rsid w:val="0006354A"/>
    <w:rsid w:val="000709D7"/>
    <w:rsid w:val="00072186"/>
    <w:rsid w:val="00072477"/>
    <w:rsid w:val="000760F4"/>
    <w:rsid w:val="000805CB"/>
    <w:rsid w:val="000826C0"/>
    <w:rsid w:val="00087108"/>
    <w:rsid w:val="0008759D"/>
    <w:rsid w:val="00092192"/>
    <w:rsid w:val="0009327D"/>
    <w:rsid w:val="000A36B6"/>
    <w:rsid w:val="000A3990"/>
    <w:rsid w:val="000B2C03"/>
    <w:rsid w:val="000D49D1"/>
    <w:rsid w:val="000D63BC"/>
    <w:rsid w:val="000E36F7"/>
    <w:rsid w:val="000E6A7B"/>
    <w:rsid w:val="000E6E28"/>
    <w:rsid w:val="000F64D3"/>
    <w:rsid w:val="00105E46"/>
    <w:rsid w:val="00111754"/>
    <w:rsid w:val="00113E19"/>
    <w:rsid w:val="00116FEF"/>
    <w:rsid w:val="001320BD"/>
    <w:rsid w:val="00140B59"/>
    <w:rsid w:val="0014106B"/>
    <w:rsid w:val="001456B9"/>
    <w:rsid w:val="00160787"/>
    <w:rsid w:val="00161DB5"/>
    <w:rsid w:val="0016252A"/>
    <w:rsid w:val="001664AD"/>
    <w:rsid w:val="00166D16"/>
    <w:rsid w:val="00172530"/>
    <w:rsid w:val="00184B89"/>
    <w:rsid w:val="001963AF"/>
    <w:rsid w:val="001978B8"/>
    <w:rsid w:val="001A043D"/>
    <w:rsid w:val="001A214B"/>
    <w:rsid w:val="001A2EBF"/>
    <w:rsid w:val="001A41FD"/>
    <w:rsid w:val="001A6DAA"/>
    <w:rsid w:val="001B311B"/>
    <w:rsid w:val="001B338E"/>
    <w:rsid w:val="001B37C0"/>
    <w:rsid w:val="001B45E5"/>
    <w:rsid w:val="001C4E34"/>
    <w:rsid w:val="001C6DC0"/>
    <w:rsid w:val="001D04D2"/>
    <w:rsid w:val="001D0CCE"/>
    <w:rsid w:val="001D4222"/>
    <w:rsid w:val="001D7BF8"/>
    <w:rsid w:val="001E2C93"/>
    <w:rsid w:val="001E32AD"/>
    <w:rsid w:val="001F5068"/>
    <w:rsid w:val="001F54BD"/>
    <w:rsid w:val="001F7AFA"/>
    <w:rsid w:val="0020105F"/>
    <w:rsid w:val="0020554D"/>
    <w:rsid w:val="002077A6"/>
    <w:rsid w:val="0021295C"/>
    <w:rsid w:val="00214953"/>
    <w:rsid w:val="00215638"/>
    <w:rsid w:val="00220DA4"/>
    <w:rsid w:val="00222495"/>
    <w:rsid w:val="00233B8A"/>
    <w:rsid w:val="0023744D"/>
    <w:rsid w:val="002433A9"/>
    <w:rsid w:val="00244CBA"/>
    <w:rsid w:val="002451D6"/>
    <w:rsid w:val="002504A1"/>
    <w:rsid w:val="00251E4D"/>
    <w:rsid w:val="00256AEB"/>
    <w:rsid w:val="002611F5"/>
    <w:rsid w:val="002618DD"/>
    <w:rsid w:val="0026274D"/>
    <w:rsid w:val="00267332"/>
    <w:rsid w:val="00274E62"/>
    <w:rsid w:val="002801A7"/>
    <w:rsid w:val="0028122E"/>
    <w:rsid w:val="00287F9A"/>
    <w:rsid w:val="002948C6"/>
    <w:rsid w:val="0029490B"/>
    <w:rsid w:val="002972B4"/>
    <w:rsid w:val="002A2125"/>
    <w:rsid w:val="002A359E"/>
    <w:rsid w:val="002A3F83"/>
    <w:rsid w:val="002A6D0B"/>
    <w:rsid w:val="002A7D96"/>
    <w:rsid w:val="002B2AE7"/>
    <w:rsid w:val="002B3B7F"/>
    <w:rsid w:val="002B4B37"/>
    <w:rsid w:val="002C12BE"/>
    <w:rsid w:val="002C7E40"/>
    <w:rsid w:val="002D4DD6"/>
    <w:rsid w:val="002D5B7D"/>
    <w:rsid w:val="002D648C"/>
    <w:rsid w:val="002E0D5F"/>
    <w:rsid w:val="002E1F97"/>
    <w:rsid w:val="002E5D5A"/>
    <w:rsid w:val="002E6A66"/>
    <w:rsid w:val="002E7237"/>
    <w:rsid w:val="002F676A"/>
    <w:rsid w:val="0030241A"/>
    <w:rsid w:val="003172B4"/>
    <w:rsid w:val="003174AE"/>
    <w:rsid w:val="003175E6"/>
    <w:rsid w:val="00317E7C"/>
    <w:rsid w:val="00321249"/>
    <w:rsid w:val="00332F24"/>
    <w:rsid w:val="00337246"/>
    <w:rsid w:val="003406D7"/>
    <w:rsid w:val="00341D0A"/>
    <w:rsid w:val="00341DFB"/>
    <w:rsid w:val="00344A45"/>
    <w:rsid w:val="00347F2F"/>
    <w:rsid w:val="003510B1"/>
    <w:rsid w:val="00353C6E"/>
    <w:rsid w:val="00355B10"/>
    <w:rsid w:val="00356DE2"/>
    <w:rsid w:val="00364139"/>
    <w:rsid w:val="0036424E"/>
    <w:rsid w:val="0037243E"/>
    <w:rsid w:val="0037465C"/>
    <w:rsid w:val="00376E43"/>
    <w:rsid w:val="00377DCA"/>
    <w:rsid w:val="003821A3"/>
    <w:rsid w:val="00382777"/>
    <w:rsid w:val="00384AB8"/>
    <w:rsid w:val="00385BEB"/>
    <w:rsid w:val="003866C3"/>
    <w:rsid w:val="00390BC3"/>
    <w:rsid w:val="003931A0"/>
    <w:rsid w:val="003944A0"/>
    <w:rsid w:val="00394821"/>
    <w:rsid w:val="003A247C"/>
    <w:rsid w:val="003A467D"/>
    <w:rsid w:val="003A5B25"/>
    <w:rsid w:val="003B132F"/>
    <w:rsid w:val="003B2F51"/>
    <w:rsid w:val="003B761E"/>
    <w:rsid w:val="003C35D8"/>
    <w:rsid w:val="003C37FD"/>
    <w:rsid w:val="003D1F32"/>
    <w:rsid w:val="003D5E88"/>
    <w:rsid w:val="003E01CF"/>
    <w:rsid w:val="003E3EFD"/>
    <w:rsid w:val="003E4632"/>
    <w:rsid w:val="003E4B66"/>
    <w:rsid w:val="003E6E4B"/>
    <w:rsid w:val="003F282E"/>
    <w:rsid w:val="003F399B"/>
    <w:rsid w:val="00402748"/>
    <w:rsid w:val="0040652D"/>
    <w:rsid w:val="00411318"/>
    <w:rsid w:val="00413A27"/>
    <w:rsid w:val="004142FE"/>
    <w:rsid w:val="004152A8"/>
    <w:rsid w:val="004172AD"/>
    <w:rsid w:val="0042428C"/>
    <w:rsid w:val="004243EF"/>
    <w:rsid w:val="0043330B"/>
    <w:rsid w:val="00436DB5"/>
    <w:rsid w:val="004500E9"/>
    <w:rsid w:val="00452CD5"/>
    <w:rsid w:val="00456162"/>
    <w:rsid w:val="00457556"/>
    <w:rsid w:val="00457E6A"/>
    <w:rsid w:val="004602C8"/>
    <w:rsid w:val="00460B73"/>
    <w:rsid w:val="0046151F"/>
    <w:rsid w:val="00462B2C"/>
    <w:rsid w:val="00462E03"/>
    <w:rsid w:val="004642D2"/>
    <w:rsid w:val="00472B96"/>
    <w:rsid w:val="00476734"/>
    <w:rsid w:val="004771A3"/>
    <w:rsid w:val="004807FB"/>
    <w:rsid w:val="00483422"/>
    <w:rsid w:val="00487781"/>
    <w:rsid w:val="00491677"/>
    <w:rsid w:val="0049442D"/>
    <w:rsid w:val="00495433"/>
    <w:rsid w:val="004A56FF"/>
    <w:rsid w:val="004A6580"/>
    <w:rsid w:val="004B4A09"/>
    <w:rsid w:val="004B5EB3"/>
    <w:rsid w:val="004D3CCA"/>
    <w:rsid w:val="004D6093"/>
    <w:rsid w:val="004D6A21"/>
    <w:rsid w:val="004E1DE3"/>
    <w:rsid w:val="004F4CDC"/>
    <w:rsid w:val="004F5FEC"/>
    <w:rsid w:val="00502FCF"/>
    <w:rsid w:val="00520A07"/>
    <w:rsid w:val="00521EC5"/>
    <w:rsid w:val="00526456"/>
    <w:rsid w:val="005330C1"/>
    <w:rsid w:val="00536300"/>
    <w:rsid w:val="0054436C"/>
    <w:rsid w:val="00544F18"/>
    <w:rsid w:val="00550BFA"/>
    <w:rsid w:val="00552787"/>
    <w:rsid w:val="00553DCB"/>
    <w:rsid w:val="0055421B"/>
    <w:rsid w:val="00556415"/>
    <w:rsid w:val="005564B2"/>
    <w:rsid w:val="00562B0D"/>
    <w:rsid w:val="00567B86"/>
    <w:rsid w:val="00567FD9"/>
    <w:rsid w:val="005840F5"/>
    <w:rsid w:val="00587A93"/>
    <w:rsid w:val="00590AD2"/>
    <w:rsid w:val="00591285"/>
    <w:rsid w:val="005917B7"/>
    <w:rsid w:val="005952F1"/>
    <w:rsid w:val="005A1CE5"/>
    <w:rsid w:val="005A41E6"/>
    <w:rsid w:val="005A5849"/>
    <w:rsid w:val="005B0555"/>
    <w:rsid w:val="005B09B9"/>
    <w:rsid w:val="005B43C2"/>
    <w:rsid w:val="005B6252"/>
    <w:rsid w:val="005B6D91"/>
    <w:rsid w:val="005C09F2"/>
    <w:rsid w:val="005C4A4E"/>
    <w:rsid w:val="005C7C74"/>
    <w:rsid w:val="005D0454"/>
    <w:rsid w:val="005D09E0"/>
    <w:rsid w:val="005D1360"/>
    <w:rsid w:val="005D56C9"/>
    <w:rsid w:val="005D60DB"/>
    <w:rsid w:val="005D663B"/>
    <w:rsid w:val="005E67B6"/>
    <w:rsid w:val="005F05E9"/>
    <w:rsid w:val="005F19E8"/>
    <w:rsid w:val="005F281D"/>
    <w:rsid w:val="005F28FD"/>
    <w:rsid w:val="005F4301"/>
    <w:rsid w:val="00601E87"/>
    <w:rsid w:val="0060218D"/>
    <w:rsid w:val="00602962"/>
    <w:rsid w:val="006076FF"/>
    <w:rsid w:val="00620B73"/>
    <w:rsid w:val="0062568C"/>
    <w:rsid w:val="00625E18"/>
    <w:rsid w:val="00627234"/>
    <w:rsid w:val="00634B94"/>
    <w:rsid w:val="00635A72"/>
    <w:rsid w:val="0064084D"/>
    <w:rsid w:val="00646A6F"/>
    <w:rsid w:val="00651123"/>
    <w:rsid w:val="00664323"/>
    <w:rsid w:val="00667D37"/>
    <w:rsid w:val="00670EE4"/>
    <w:rsid w:val="00671863"/>
    <w:rsid w:val="00672DA0"/>
    <w:rsid w:val="00673339"/>
    <w:rsid w:val="00684856"/>
    <w:rsid w:val="00686144"/>
    <w:rsid w:val="00686961"/>
    <w:rsid w:val="00690F65"/>
    <w:rsid w:val="0069650F"/>
    <w:rsid w:val="006A65CB"/>
    <w:rsid w:val="006A7EE5"/>
    <w:rsid w:val="006B1A3A"/>
    <w:rsid w:val="006B1CBF"/>
    <w:rsid w:val="006B2ADF"/>
    <w:rsid w:val="006C2FB2"/>
    <w:rsid w:val="006C6231"/>
    <w:rsid w:val="006D46BE"/>
    <w:rsid w:val="006E447C"/>
    <w:rsid w:val="006E52F4"/>
    <w:rsid w:val="006E5780"/>
    <w:rsid w:val="006E5A71"/>
    <w:rsid w:val="006E7807"/>
    <w:rsid w:val="00703125"/>
    <w:rsid w:val="0070459C"/>
    <w:rsid w:val="00705432"/>
    <w:rsid w:val="0071131A"/>
    <w:rsid w:val="00712025"/>
    <w:rsid w:val="00721023"/>
    <w:rsid w:val="0072669A"/>
    <w:rsid w:val="00731D4A"/>
    <w:rsid w:val="00731F57"/>
    <w:rsid w:val="007441B0"/>
    <w:rsid w:val="00746A2F"/>
    <w:rsid w:val="007516FF"/>
    <w:rsid w:val="00753F8C"/>
    <w:rsid w:val="007545BD"/>
    <w:rsid w:val="00756569"/>
    <w:rsid w:val="0076319F"/>
    <w:rsid w:val="00766C2B"/>
    <w:rsid w:val="0077172D"/>
    <w:rsid w:val="00775C88"/>
    <w:rsid w:val="00790BD4"/>
    <w:rsid w:val="00791808"/>
    <w:rsid w:val="00794694"/>
    <w:rsid w:val="0079491F"/>
    <w:rsid w:val="00797832"/>
    <w:rsid w:val="007A13C9"/>
    <w:rsid w:val="007A693F"/>
    <w:rsid w:val="007B0F79"/>
    <w:rsid w:val="007B515C"/>
    <w:rsid w:val="007C0744"/>
    <w:rsid w:val="007C51FA"/>
    <w:rsid w:val="007C717D"/>
    <w:rsid w:val="007D2E41"/>
    <w:rsid w:val="007D695A"/>
    <w:rsid w:val="007E17D9"/>
    <w:rsid w:val="007E4087"/>
    <w:rsid w:val="007E4497"/>
    <w:rsid w:val="007E6E5E"/>
    <w:rsid w:val="007F7CDA"/>
    <w:rsid w:val="007F7F1F"/>
    <w:rsid w:val="00800046"/>
    <w:rsid w:val="00801117"/>
    <w:rsid w:val="00801D53"/>
    <w:rsid w:val="00802532"/>
    <w:rsid w:val="00806FC2"/>
    <w:rsid w:val="00813C93"/>
    <w:rsid w:val="00813D59"/>
    <w:rsid w:val="008173E4"/>
    <w:rsid w:val="00817DBC"/>
    <w:rsid w:val="00823747"/>
    <w:rsid w:val="00826013"/>
    <w:rsid w:val="00826EA4"/>
    <w:rsid w:val="008305AF"/>
    <w:rsid w:val="00834AE1"/>
    <w:rsid w:val="008358F4"/>
    <w:rsid w:val="008374B1"/>
    <w:rsid w:val="00837C5A"/>
    <w:rsid w:val="008401BB"/>
    <w:rsid w:val="00851A38"/>
    <w:rsid w:val="0086086A"/>
    <w:rsid w:val="0086346D"/>
    <w:rsid w:val="0087103E"/>
    <w:rsid w:val="00874E3C"/>
    <w:rsid w:val="00874E65"/>
    <w:rsid w:val="008757BF"/>
    <w:rsid w:val="00877D18"/>
    <w:rsid w:val="00880F02"/>
    <w:rsid w:val="0088282C"/>
    <w:rsid w:val="0089190F"/>
    <w:rsid w:val="008937CB"/>
    <w:rsid w:val="008A1407"/>
    <w:rsid w:val="008A2460"/>
    <w:rsid w:val="008A3416"/>
    <w:rsid w:val="008A4297"/>
    <w:rsid w:val="008A58F1"/>
    <w:rsid w:val="008B18E8"/>
    <w:rsid w:val="008B368B"/>
    <w:rsid w:val="008B3BC7"/>
    <w:rsid w:val="008B5114"/>
    <w:rsid w:val="008C065C"/>
    <w:rsid w:val="008C47FA"/>
    <w:rsid w:val="008C49AC"/>
    <w:rsid w:val="008D0D87"/>
    <w:rsid w:val="008D1C65"/>
    <w:rsid w:val="008E06C4"/>
    <w:rsid w:val="008E1770"/>
    <w:rsid w:val="008E20E0"/>
    <w:rsid w:val="008E3356"/>
    <w:rsid w:val="008E76AA"/>
    <w:rsid w:val="008F3201"/>
    <w:rsid w:val="008F6AE8"/>
    <w:rsid w:val="009056B4"/>
    <w:rsid w:val="00913EAE"/>
    <w:rsid w:val="009168DF"/>
    <w:rsid w:val="00923014"/>
    <w:rsid w:val="00930E95"/>
    <w:rsid w:val="00933400"/>
    <w:rsid w:val="00955F6B"/>
    <w:rsid w:val="00960561"/>
    <w:rsid w:val="00962D82"/>
    <w:rsid w:val="00964617"/>
    <w:rsid w:val="009662ED"/>
    <w:rsid w:val="009708C0"/>
    <w:rsid w:val="00977C35"/>
    <w:rsid w:val="00980AB4"/>
    <w:rsid w:val="009902D8"/>
    <w:rsid w:val="009927A6"/>
    <w:rsid w:val="009943BA"/>
    <w:rsid w:val="00995295"/>
    <w:rsid w:val="009A584F"/>
    <w:rsid w:val="009A6CAC"/>
    <w:rsid w:val="009B2FBA"/>
    <w:rsid w:val="009B71D8"/>
    <w:rsid w:val="009C1C6E"/>
    <w:rsid w:val="009C56D2"/>
    <w:rsid w:val="009C5A6B"/>
    <w:rsid w:val="009D5120"/>
    <w:rsid w:val="009D555A"/>
    <w:rsid w:val="009D713E"/>
    <w:rsid w:val="009D7685"/>
    <w:rsid w:val="009E15AA"/>
    <w:rsid w:val="009F13B3"/>
    <w:rsid w:val="009F5B11"/>
    <w:rsid w:val="009F6702"/>
    <w:rsid w:val="00A02B38"/>
    <w:rsid w:val="00A03475"/>
    <w:rsid w:val="00A05D07"/>
    <w:rsid w:val="00A063B6"/>
    <w:rsid w:val="00A10E31"/>
    <w:rsid w:val="00A13BA7"/>
    <w:rsid w:val="00A16E1D"/>
    <w:rsid w:val="00A2338F"/>
    <w:rsid w:val="00A24E85"/>
    <w:rsid w:val="00A30A5D"/>
    <w:rsid w:val="00A43207"/>
    <w:rsid w:val="00A44C24"/>
    <w:rsid w:val="00A506B8"/>
    <w:rsid w:val="00A527BF"/>
    <w:rsid w:val="00A72A5A"/>
    <w:rsid w:val="00A763BD"/>
    <w:rsid w:val="00A8106B"/>
    <w:rsid w:val="00A82B82"/>
    <w:rsid w:val="00A8344A"/>
    <w:rsid w:val="00A96D29"/>
    <w:rsid w:val="00A97229"/>
    <w:rsid w:val="00AA0A66"/>
    <w:rsid w:val="00AB51A4"/>
    <w:rsid w:val="00AC2AEA"/>
    <w:rsid w:val="00AD01BC"/>
    <w:rsid w:val="00AE639E"/>
    <w:rsid w:val="00AF45BF"/>
    <w:rsid w:val="00AF5EC3"/>
    <w:rsid w:val="00AF6AF0"/>
    <w:rsid w:val="00B05E7D"/>
    <w:rsid w:val="00B06E29"/>
    <w:rsid w:val="00B07367"/>
    <w:rsid w:val="00B15765"/>
    <w:rsid w:val="00B16C03"/>
    <w:rsid w:val="00B22DF1"/>
    <w:rsid w:val="00B24938"/>
    <w:rsid w:val="00B25457"/>
    <w:rsid w:val="00B25AEC"/>
    <w:rsid w:val="00B266D0"/>
    <w:rsid w:val="00B26B6C"/>
    <w:rsid w:val="00B34E54"/>
    <w:rsid w:val="00B413C9"/>
    <w:rsid w:val="00B41C9E"/>
    <w:rsid w:val="00B43C34"/>
    <w:rsid w:val="00B448BB"/>
    <w:rsid w:val="00B44E5F"/>
    <w:rsid w:val="00B45A9F"/>
    <w:rsid w:val="00B50BAF"/>
    <w:rsid w:val="00B51127"/>
    <w:rsid w:val="00B53475"/>
    <w:rsid w:val="00B556B0"/>
    <w:rsid w:val="00B57B9B"/>
    <w:rsid w:val="00B738B0"/>
    <w:rsid w:val="00B7703D"/>
    <w:rsid w:val="00B80B07"/>
    <w:rsid w:val="00B837C5"/>
    <w:rsid w:val="00B86121"/>
    <w:rsid w:val="00B8672E"/>
    <w:rsid w:val="00B8674B"/>
    <w:rsid w:val="00B93216"/>
    <w:rsid w:val="00B9379B"/>
    <w:rsid w:val="00BA3B16"/>
    <w:rsid w:val="00BB1594"/>
    <w:rsid w:val="00BB2DF7"/>
    <w:rsid w:val="00BB3370"/>
    <w:rsid w:val="00BC3AA5"/>
    <w:rsid w:val="00BD2795"/>
    <w:rsid w:val="00BD4AB8"/>
    <w:rsid w:val="00BE07FA"/>
    <w:rsid w:val="00BE0D38"/>
    <w:rsid w:val="00BE4EB8"/>
    <w:rsid w:val="00BF2ADB"/>
    <w:rsid w:val="00BF4297"/>
    <w:rsid w:val="00C0471A"/>
    <w:rsid w:val="00C050AE"/>
    <w:rsid w:val="00C07FC4"/>
    <w:rsid w:val="00C116D7"/>
    <w:rsid w:val="00C13EC1"/>
    <w:rsid w:val="00C1522B"/>
    <w:rsid w:val="00C16092"/>
    <w:rsid w:val="00C17E0B"/>
    <w:rsid w:val="00C2268C"/>
    <w:rsid w:val="00C25E6E"/>
    <w:rsid w:val="00C3031F"/>
    <w:rsid w:val="00C41C7B"/>
    <w:rsid w:val="00C46A03"/>
    <w:rsid w:val="00C472CB"/>
    <w:rsid w:val="00C62848"/>
    <w:rsid w:val="00C72826"/>
    <w:rsid w:val="00C754CC"/>
    <w:rsid w:val="00C81A5B"/>
    <w:rsid w:val="00C82156"/>
    <w:rsid w:val="00C8405B"/>
    <w:rsid w:val="00C96081"/>
    <w:rsid w:val="00C9791A"/>
    <w:rsid w:val="00CB1580"/>
    <w:rsid w:val="00CB1841"/>
    <w:rsid w:val="00CB2844"/>
    <w:rsid w:val="00CB35BC"/>
    <w:rsid w:val="00CB40D4"/>
    <w:rsid w:val="00CB5844"/>
    <w:rsid w:val="00CC0F22"/>
    <w:rsid w:val="00CC1657"/>
    <w:rsid w:val="00CC7565"/>
    <w:rsid w:val="00CD056B"/>
    <w:rsid w:val="00CD0936"/>
    <w:rsid w:val="00CD2932"/>
    <w:rsid w:val="00CD3B8F"/>
    <w:rsid w:val="00CD69E1"/>
    <w:rsid w:val="00CE03D6"/>
    <w:rsid w:val="00CE2BAC"/>
    <w:rsid w:val="00CF01FC"/>
    <w:rsid w:val="00CF688F"/>
    <w:rsid w:val="00D05741"/>
    <w:rsid w:val="00D106DF"/>
    <w:rsid w:val="00D11480"/>
    <w:rsid w:val="00D21941"/>
    <w:rsid w:val="00D23D9D"/>
    <w:rsid w:val="00D255C0"/>
    <w:rsid w:val="00D25E64"/>
    <w:rsid w:val="00D37E09"/>
    <w:rsid w:val="00D42759"/>
    <w:rsid w:val="00D45DA7"/>
    <w:rsid w:val="00D50F36"/>
    <w:rsid w:val="00D64C97"/>
    <w:rsid w:val="00D64D01"/>
    <w:rsid w:val="00D76418"/>
    <w:rsid w:val="00D86022"/>
    <w:rsid w:val="00D974FC"/>
    <w:rsid w:val="00DA3921"/>
    <w:rsid w:val="00DA7B4F"/>
    <w:rsid w:val="00DC00B6"/>
    <w:rsid w:val="00DC2BBC"/>
    <w:rsid w:val="00DC4CF3"/>
    <w:rsid w:val="00DE2679"/>
    <w:rsid w:val="00DF0A1B"/>
    <w:rsid w:val="00DF53B8"/>
    <w:rsid w:val="00DF6858"/>
    <w:rsid w:val="00DF6C6D"/>
    <w:rsid w:val="00E128C7"/>
    <w:rsid w:val="00E23012"/>
    <w:rsid w:val="00E25B2D"/>
    <w:rsid w:val="00E51737"/>
    <w:rsid w:val="00E54FE4"/>
    <w:rsid w:val="00E63EAE"/>
    <w:rsid w:val="00E73628"/>
    <w:rsid w:val="00E94293"/>
    <w:rsid w:val="00EB5AF5"/>
    <w:rsid w:val="00EB7EEC"/>
    <w:rsid w:val="00EC20B7"/>
    <w:rsid w:val="00ED6FDC"/>
    <w:rsid w:val="00EE0962"/>
    <w:rsid w:val="00EE3F9C"/>
    <w:rsid w:val="00EE55C0"/>
    <w:rsid w:val="00EE6C64"/>
    <w:rsid w:val="00EE7165"/>
    <w:rsid w:val="00EF0465"/>
    <w:rsid w:val="00F0056C"/>
    <w:rsid w:val="00F0068C"/>
    <w:rsid w:val="00F00E23"/>
    <w:rsid w:val="00F03E08"/>
    <w:rsid w:val="00F0402E"/>
    <w:rsid w:val="00F04212"/>
    <w:rsid w:val="00F129F7"/>
    <w:rsid w:val="00F25143"/>
    <w:rsid w:val="00F31A4B"/>
    <w:rsid w:val="00F3211E"/>
    <w:rsid w:val="00F34FA4"/>
    <w:rsid w:val="00F35790"/>
    <w:rsid w:val="00F3635D"/>
    <w:rsid w:val="00F36970"/>
    <w:rsid w:val="00F461D4"/>
    <w:rsid w:val="00F46326"/>
    <w:rsid w:val="00F471D0"/>
    <w:rsid w:val="00F50FE8"/>
    <w:rsid w:val="00F5666B"/>
    <w:rsid w:val="00F56D9A"/>
    <w:rsid w:val="00F65345"/>
    <w:rsid w:val="00F71339"/>
    <w:rsid w:val="00F849AB"/>
    <w:rsid w:val="00F849EE"/>
    <w:rsid w:val="00F9018C"/>
    <w:rsid w:val="00F91DBE"/>
    <w:rsid w:val="00F92B3B"/>
    <w:rsid w:val="00F939DB"/>
    <w:rsid w:val="00FA0211"/>
    <w:rsid w:val="00FB5430"/>
    <w:rsid w:val="00FC53D5"/>
    <w:rsid w:val="00FE10DA"/>
    <w:rsid w:val="00FE6DB4"/>
    <w:rsid w:val="00FF0437"/>
    <w:rsid w:val="00FF178F"/>
    <w:rsid w:val="00FF677C"/>
    <w:rsid w:val="00FF6D74"/>
    <w:rsid w:val="057729BD"/>
    <w:rsid w:val="09FC9F2A"/>
    <w:rsid w:val="0A1B395F"/>
    <w:rsid w:val="0E73BC2B"/>
    <w:rsid w:val="10C8E60D"/>
    <w:rsid w:val="138E6D56"/>
    <w:rsid w:val="140086CF"/>
    <w:rsid w:val="156EF71F"/>
    <w:rsid w:val="178B3229"/>
    <w:rsid w:val="18CD4076"/>
    <w:rsid w:val="18DE0681"/>
    <w:rsid w:val="1932DA15"/>
    <w:rsid w:val="1A3D6296"/>
    <w:rsid w:val="1CA26B4B"/>
    <w:rsid w:val="273D1084"/>
    <w:rsid w:val="2887ED6E"/>
    <w:rsid w:val="28E1993D"/>
    <w:rsid w:val="295B1BE7"/>
    <w:rsid w:val="2B31B7D7"/>
    <w:rsid w:val="2C9F66B8"/>
    <w:rsid w:val="323BC20E"/>
    <w:rsid w:val="341E0457"/>
    <w:rsid w:val="35B763ED"/>
    <w:rsid w:val="36EC5E2E"/>
    <w:rsid w:val="3B099937"/>
    <w:rsid w:val="3B21A7A7"/>
    <w:rsid w:val="3DA99902"/>
    <w:rsid w:val="3E9D1068"/>
    <w:rsid w:val="3FEB3306"/>
    <w:rsid w:val="446E6332"/>
    <w:rsid w:val="480DAD7D"/>
    <w:rsid w:val="48FF755F"/>
    <w:rsid w:val="4DFC1D1B"/>
    <w:rsid w:val="5105D4A7"/>
    <w:rsid w:val="53173C35"/>
    <w:rsid w:val="57AE5C8F"/>
    <w:rsid w:val="58F0E90F"/>
    <w:rsid w:val="59619C02"/>
    <w:rsid w:val="5A82D3AC"/>
    <w:rsid w:val="5C1EA40D"/>
    <w:rsid w:val="5EE3318D"/>
    <w:rsid w:val="6201663F"/>
    <w:rsid w:val="627042C6"/>
    <w:rsid w:val="6A991853"/>
    <w:rsid w:val="6B312BCE"/>
    <w:rsid w:val="6C3CE733"/>
    <w:rsid w:val="6C5A7046"/>
    <w:rsid w:val="6D11C04D"/>
    <w:rsid w:val="725725E1"/>
    <w:rsid w:val="762A33B8"/>
    <w:rsid w:val="76C02A77"/>
    <w:rsid w:val="799B5FB7"/>
    <w:rsid w:val="7A0F2969"/>
    <w:rsid w:val="7A9F422A"/>
    <w:rsid w:val="7F726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5CE99"/>
  <w15:chartTrackingRefBased/>
  <w15:docId w15:val="{1620A86A-A340-427B-A741-FE9733098C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F2F"/>
  </w:style>
  <w:style w:type="paragraph" w:styleId="Heading1">
    <w:name w:val="heading 1"/>
    <w:basedOn w:val="Normal"/>
    <w:next w:val="Normal"/>
    <w:link w:val="Heading1Char"/>
    <w:uiPriority w:val="9"/>
    <w:qFormat/>
    <w:rsid w:val="001978B8"/>
    <w:pPr>
      <w:keepNext/>
      <w:keepLines/>
      <w:spacing w:before="240" w:after="0"/>
      <w:outlineLvl w:val="0"/>
    </w:pPr>
    <w:rPr>
      <w:rFonts w:eastAsiaTheme="majorEastAsia" w:cstheme="majorBidi"/>
      <w:sz w:val="24"/>
      <w:szCs w:val="32"/>
    </w:rPr>
  </w:style>
  <w:style w:type="paragraph" w:styleId="Heading2">
    <w:name w:val="heading 2"/>
    <w:basedOn w:val="Normal"/>
    <w:link w:val="Heading2Char"/>
    <w:uiPriority w:val="9"/>
    <w:qFormat/>
    <w:rsid w:val="00CE2BAC"/>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2B2AE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ui-provider" w:customStyle="1">
    <w:name w:val="ui-provider"/>
    <w:basedOn w:val="DefaultParagraphFont"/>
    <w:rsid w:val="00F92B3B"/>
  </w:style>
  <w:style w:type="character" w:styleId="Heading2Char" w:customStyle="1">
    <w:name w:val="Heading 2 Char"/>
    <w:basedOn w:val="DefaultParagraphFont"/>
    <w:link w:val="Heading2"/>
    <w:uiPriority w:val="9"/>
    <w:rsid w:val="00CE2BAC"/>
    <w:rPr>
      <w:rFonts w:ascii="Times New Roman" w:hAnsi="Times New Roman" w:eastAsia="Times New Roman" w:cs="Times New Roman"/>
      <w:b/>
      <w:bCs/>
      <w:kern w:val="0"/>
      <w:sz w:val="36"/>
      <w:szCs w:val="36"/>
      <w:lang w:eastAsia="en-IN"/>
    </w:rPr>
  </w:style>
  <w:style w:type="paragraph" w:styleId="ListParagraph">
    <w:name w:val="List Paragraph"/>
    <w:basedOn w:val="Normal"/>
    <w:uiPriority w:val="34"/>
    <w:qFormat/>
    <w:rsid w:val="008A4297"/>
    <w:pPr>
      <w:ind w:left="720"/>
      <w:contextualSpacing/>
    </w:pPr>
  </w:style>
  <w:style w:type="character" w:styleId="Heading1Char" w:customStyle="1">
    <w:name w:val="Heading 1 Char"/>
    <w:basedOn w:val="DefaultParagraphFont"/>
    <w:link w:val="Heading1"/>
    <w:uiPriority w:val="9"/>
    <w:rsid w:val="001978B8"/>
    <w:rPr>
      <w:rFonts w:eastAsiaTheme="majorEastAsia" w:cstheme="majorBidi"/>
      <w:sz w:val="24"/>
      <w:szCs w:val="32"/>
    </w:rPr>
  </w:style>
  <w:style w:type="paragraph" w:styleId="TOCHeading">
    <w:name w:val="TOC Heading"/>
    <w:basedOn w:val="Heading1"/>
    <w:next w:val="Normal"/>
    <w:uiPriority w:val="39"/>
    <w:unhideWhenUsed/>
    <w:qFormat/>
    <w:rsid w:val="00A97229"/>
    <w:pPr>
      <w:outlineLvl w:val="9"/>
    </w:pPr>
    <w:rPr>
      <w:kern w:val="0"/>
      <w:lang w:val="en-US"/>
      <w14:ligatures w14:val="none"/>
    </w:rPr>
  </w:style>
  <w:style w:type="paragraph" w:styleId="TOC1">
    <w:name w:val="toc 1"/>
    <w:basedOn w:val="Normal"/>
    <w:next w:val="Normal"/>
    <w:autoRedefine/>
    <w:uiPriority w:val="39"/>
    <w:unhideWhenUsed/>
    <w:rsid w:val="0006268F"/>
    <w:pPr>
      <w:tabs>
        <w:tab w:val="right" w:leader="dot" w:pos="9038"/>
      </w:tabs>
      <w:spacing w:after="100"/>
    </w:pPr>
    <w:rPr>
      <w:b/>
      <w:bCs/>
      <w:noProof/>
    </w:rPr>
  </w:style>
  <w:style w:type="character" w:styleId="Hyperlink">
    <w:name w:val="Hyperlink"/>
    <w:basedOn w:val="DefaultParagraphFont"/>
    <w:uiPriority w:val="99"/>
    <w:unhideWhenUsed/>
    <w:rsid w:val="00D23D9D"/>
    <w:rPr>
      <w:color w:val="0563C1" w:themeColor="hyperlink"/>
      <w:u w:val="single"/>
    </w:rPr>
  </w:style>
  <w:style w:type="character" w:styleId="Heading3Char" w:customStyle="1">
    <w:name w:val="Heading 3 Char"/>
    <w:basedOn w:val="DefaultParagraphFont"/>
    <w:link w:val="Heading3"/>
    <w:uiPriority w:val="9"/>
    <w:rsid w:val="002B2AE7"/>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2B2AE7"/>
    <w:pPr>
      <w:spacing w:after="100"/>
      <w:ind w:left="440"/>
    </w:pPr>
  </w:style>
  <w:style w:type="paragraph" w:styleId="Subtitle">
    <w:name w:val="Subtitle"/>
    <w:basedOn w:val="Normal"/>
    <w:next w:val="Normal"/>
    <w:link w:val="SubtitleChar"/>
    <w:uiPriority w:val="11"/>
    <w:qFormat/>
    <w:rsid w:val="00F00E23"/>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F00E23"/>
    <w:rPr>
      <w:rFonts w:eastAsiaTheme="minorEastAsia"/>
      <w:color w:val="5A5A5A" w:themeColor="text1" w:themeTint="A5"/>
      <w:spacing w:val="15"/>
    </w:rPr>
  </w:style>
  <w:style w:type="paragraph" w:styleId="Caption">
    <w:name w:val="caption"/>
    <w:basedOn w:val="Normal"/>
    <w:next w:val="Normal"/>
    <w:uiPriority w:val="35"/>
    <w:unhideWhenUsed/>
    <w:qFormat/>
    <w:rsid w:val="00D7641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EE0962"/>
    <w:pPr>
      <w:spacing w:after="100"/>
      <w:ind w:left="220"/>
    </w:pPr>
    <w:rPr>
      <w:rFonts w:cs="Times New Roman" w:eastAsiaTheme="minorEastAsia"/>
      <w:kern w:val="0"/>
      <w:lang w:val="en-US"/>
      <w14:ligatures w14:val="none"/>
    </w:rPr>
  </w:style>
  <w:style w:type="paragraph" w:styleId="Header">
    <w:name w:val="header"/>
    <w:basedOn w:val="Normal"/>
    <w:link w:val="HeaderChar"/>
    <w:uiPriority w:val="99"/>
    <w:unhideWhenUsed/>
    <w:rsid w:val="00CF01FC"/>
    <w:pPr>
      <w:tabs>
        <w:tab w:val="center" w:pos="4513"/>
        <w:tab w:val="right" w:pos="9026"/>
      </w:tabs>
      <w:spacing w:after="0" w:line="240" w:lineRule="auto"/>
    </w:pPr>
  </w:style>
  <w:style w:type="character" w:styleId="HeaderChar" w:customStyle="1">
    <w:name w:val="Header Char"/>
    <w:basedOn w:val="DefaultParagraphFont"/>
    <w:link w:val="Header"/>
    <w:uiPriority w:val="99"/>
    <w:rsid w:val="00CF01FC"/>
  </w:style>
  <w:style w:type="paragraph" w:styleId="Footer">
    <w:name w:val="footer"/>
    <w:basedOn w:val="Normal"/>
    <w:link w:val="FooterChar"/>
    <w:uiPriority w:val="99"/>
    <w:unhideWhenUsed/>
    <w:rsid w:val="00CF01FC"/>
    <w:pPr>
      <w:tabs>
        <w:tab w:val="center" w:pos="4513"/>
        <w:tab w:val="right" w:pos="9026"/>
      </w:tabs>
      <w:spacing w:after="0" w:line="240" w:lineRule="auto"/>
    </w:pPr>
  </w:style>
  <w:style w:type="character" w:styleId="FooterChar" w:customStyle="1">
    <w:name w:val="Footer Char"/>
    <w:basedOn w:val="DefaultParagraphFont"/>
    <w:link w:val="Footer"/>
    <w:uiPriority w:val="99"/>
    <w:rsid w:val="00CF01FC"/>
  </w:style>
  <w:style w:type="paragraph" w:styleId="Revision">
    <w:name w:val="Revision"/>
    <w:hidden/>
    <w:uiPriority w:val="99"/>
    <w:semiHidden/>
    <w:rsid w:val="00552787"/>
    <w:pPr>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2921">
      <w:bodyDiv w:val="1"/>
      <w:marLeft w:val="0"/>
      <w:marRight w:val="0"/>
      <w:marTop w:val="0"/>
      <w:marBottom w:val="0"/>
      <w:divBdr>
        <w:top w:val="none" w:sz="0" w:space="0" w:color="auto"/>
        <w:left w:val="none" w:sz="0" w:space="0" w:color="auto"/>
        <w:bottom w:val="none" w:sz="0" w:space="0" w:color="auto"/>
        <w:right w:val="none" w:sz="0" w:space="0" w:color="auto"/>
      </w:divBdr>
      <w:divsChild>
        <w:div w:id="1565601939">
          <w:marLeft w:val="0"/>
          <w:marRight w:val="0"/>
          <w:marTop w:val="0"/>
          <w:marBottom w:val="0"/>
          <w:divBdr>
            <w:top w:val="none" w:sz="0" w:space="0" w:color="auto"/>
            <w:left w:val="none" w:sz="0" w:space="0" w:color="auto"/>
            <w:bottom w:val="none" w:sz="0" w:space="0" w:color="auto"/>
            <w:right w:val="none" w:sz="0" w:space="0" w:color="auto"/>
          </w:divBdr>
          <w:divsChild>
            <w:div w:id="2112357497">
              <w:marLeft w:val="0"/>
              <w:marRight w:val="0"/>
              <w:marTop w:val="0"/>
              <w:marBottom w:val="0"/>
              <w:divBdr>
                <w:top w:val="none" w:sz="0" w:space="0" w:color="auto"/>
                <w:left w:val="none" w:sz="0" w:space="0" w:color="auto"/>
                <w:bottom w:val="none" w:sz="0" w:space="0" w:color="auto"/>
                <w:right w:val="none" w:sz="0" w:space="0" w:color="auto"/>
              </w:divBdr>
            </w:div>
            <w:div w:id="738096898">
              <w:marLeft w:val="0"/>
              <w:marRight w:val="0"/>
              <w:marTop w:val="0"/>
              <w:marBottom w:val="0"/>
              <w:divBdr>
                <w:top w:val="none" w:sz="0" w:space="0" w:color="auto"/>
                <w:left w:val="none" w:sz="0" w:space="0" w:color="auto"/>
                <w:bottom w:val="none" w:sz="0" w:space="0" w:color="auto"/>
                <w:right w:val="none" w:sz="0" w:space="0" w:color="auto"/>
              </w:divBdr>
            </w:div>
            <w:div w:id="603075504">
              <w:marLeft w:val="0"/>
              <w:marRight w:val="0"/>
              <w:marTop w:val="0"/>
              <w:marBottom w:val="0"/>
              <w:divBdr>
                <w:top w:val="none" w:sz="0" w:space="0" w:color="auto"/>
                <w:left w:val="none" w:sz="0" w:space="0" w:color="auto"/>
                <w:bottom w:val="none" w:sz="0" w:space="0" w:color="auto"/>
                <w:right w:val="none" w:sz="0" w:space="0" w:color="auto"/>
              </w:divBdr>
            </w:div>
            <w:div w:id="164173960">
              <w:marLeft w:val="0"/>
              <w:marRight w:val="0"/>
              <w:marTop w:val="0"/>
              <w:marBottom w:val="0"/>
              <w:divBdr>
                <w:top w:val="none" w:sz="0" w:space="0" w:color="auto"/>
                <w:left w:val="none" w:sz="0" w:space="0" w:color="auto"/>
                <w:bottom w:val="none" w:sz="0" w:space="0" w:color="auto"/>
                <w:right w:val="none" w:sz="0" w:space="0" w:color="auto"/>
              </w:divBdr>
            </w:div>
            <w:div w:id="561986102">
              <w:marLeft w:val="0"/>
              <w:marRight w:val="0"/>
              <w:marTop w:val="0"/>
              <w:marBottom w:val="0"/>
              <w:divBdr>
                <w:top w:val="none" w:sz="0" w:space="0" w:color="auto"/>
                <w:left w:val="none" w:sz="0" w:space="0" w:color="auto"/>
                <w:bottom w:val="none" w:sz="0" w:space="0" w:color="auto"/>
                <w:right w:val="none" w:sz="0" w:space="0" w:color="auto"/>
              </w:divBdr>
            </w:div>
            <w:div w:id="1343975697">
              <w:marLeft w:val="0"/>
              <w:marRight w:val="0"/>
              <w:marTop w:val="0"/>
              <w:marBottom w:val="0"/>
              <w:divBdr>
                <w:top w:val="none" w:sz="0" w:space="0" w:color="auto"/>
                <w:left w:val="none" w:sz="0" w:space="0" w:color="auto"/>
                <w:bottom w:val="none" w:sz="0" w:space="0" w:color="auto"/>
                <w:right w:val="none" w:sz="0" w:space="0" w:color="auto"/>
              </w:divBdr>
            </w:div>
            <w:div w:id="814949509">
              <w:marLeft w:val="0"/>
              <w:marRight w:val="0"/>
              <w:marTop w:val="0"/>
              <w:marBottom w:val="0"/>
              <w:divBdr>
                <w:top w:val="none" w:sz="0" w:space="0" w:color="auto"/>
                <w:left w:val="none" w:sz="0" w:space="0" w:color="auto"/>
                <w:bottom w:val="none" w:sz="0" w:space="0" w:color="auto"/>
                <w:right w:val="none" w:sz="0" w:space="0" w:color="auto"/>
              </w:divBdr>
            </w:div>
            <w:div w:id="480268597">
              <w:marLeft w:val="0"/>
              <w:marRight w:val="0"/>
              <w:marTop w:val="0"/>
              <w:marBottom w:val="0"/>
              <w:divBdr>
                <w:top w:val="none" w:sz="0" w:space="0" w:color="auto"/>
                <w:left w:val="none" w:sz="0" w:space="0" w:color="auto"/>
                <w:bottom w:val="none" w:sz="0" w:space="0" w:color="auto"/>
                <w:right w:val="none" w:sz="0" w:space="0" w:color="auto"/>
              </w:divBdr>
            </w:div>
            <w:div w:id="2006589900">
              <w:marLeft w:val="0"/>
              <w:marRight w:val="0"/>
              <w:marTop w:val="0"/>
              <w:marBottom w:val="0"/>
              <w:divBdr>
                <w:top w:val="none" w:sz="0" w:space="0" w:color="auto"/>
                <w:left w:val="none" w:sz="0" w:space="0" w:color="auto"/>
                <w:bottom w:val="none" w:sz="0" w:space="0" w:color="auto"/>
                <w:right w:val="none" w:sz="0" w:space="0" w:color="auto"/>
              </w:divBdr>
            </w:div>
            <w:div w:id="392851479">
              <w:marLeft w:val="0"/>
              <w:marRight w:val="0"/>
              <w:marTop w:val="0"/>
              <w:marBottom w:val="0"/>
              <w:divBdr>
                <w:top w:val="none" w:sz="0" w:space="0" w:color="auto"/>
                <w:left w:val="none" w:sz="0" w:space="0" w:color="auto"/>
                <w:bottom w:val="none" w:sz="0" w:space="0" w:color="auto"/>
                <w:right w:val="none" w:sz="0" w:space="0" w:color="auto"/>
              </w:divBdr>
            </w:div>
            <w:div w:id="1098214667">
              <w:marLeft w:val="0"/>
              <w:marRight w:val="0"/>
              <w:marTop w:val="0"/>
              <w:marBottom w:val="0"/>
              <w:divBdr>
                <w:top w:val="none" w:sz="0" w:space="0" w:color="auto"/>
                <w:left w:val="none" w:sz="0" w:space="0" w:color="auto"/>
                <w:bottom w:val="none" w:sz="0" w:space="0" w:color="auto"/>
                <w:right w:val="none" w:sz="0" w:space="0" w:color="auto"/>
              </w:divBdr>
            </w:div>
            <w:div w:id="1513566511">
              <w:marLeft w:val="0"/>
              <w:marRight w:val="0"/>
              <w:marTop w:val="0"/>
              <w:marBottom w:val="0"/>
              <w:divBdr>
                <w:top w:val="none" w:sz="0" w:space="0" w:color="auto"/>
                <w:left w:val="none" w:sz="0" w:space="0" w:color="auto"/>
                <w:bottom w:val="none" w:sz="0" w:space="0" w:color="auto"/>
                <w:right w:val="none" w:sz="0" w:space="0" w:color="auto"/>
              </w:divBdr>
            </w:div>
            <w:div w:id="1965885789">
              <w:marLeft w:val="0"/>
              <w:marRight w:val="0"/>
              <w:marTop w:val="0"/>
              <w:marBottom w:val="0"/>
              <w:divBdr>
                <w:top w:val="none" w:sz="0" w:space="0" w:color="auto"/>
                <w:left w:val="none" w:sz="0" w:space="0" w:color="auto"/>
                <w:bottom w:val="none" w:sz="0" w:space="0" w:color="auto"/>
                <w:right w:val="none" w:sz="0" w:space="0" w:color="auto"/>
              </w:divBdr>
            </w:div>
            <w:div w:id="1003050027">
              <w:marLeft w:val="0"/>
              <w:marRight w:val="0"/>
              <w:marTop w:val="0"/>
              <w:marBottom w:val="0"/>
              <w:divBdr>
                <w:top w:val="none" w:sz="0" w:space="0" w:color="auto"/>
                <w:left w:val="none" w:sz="0" w:space="0" w:color="auto"/>
                <w:bottom w:val="none" w:sz="0" w:space="0" w:color="auto"/>
                <w:right w:val="none" w:sz="0" w:space="0" w:color="auto"/>
              </w:divBdr>
            </w:div>
            <w:div w:id="252587279">
              <w:marLeft w:val="0"/>
              <w:marRight w:val="0"/>
              <w:marTop w:val="0"/>
              <w:marBottom w:val="0"/>
              <w:divBdr>
                <w:top w:val="none" w:sz="0" w:space="0" w:color="auto"/>
                <w:left w:val="none" w:sz="0" w:space="0" w:color="auto"/>
                <w:bottom w:val="none" w:sz="0" w:space="0" w:color="auto"/>
                <w:right w:val="none" w:sz="0" w:space="0" w:color="auto"/>
              </w:divBdr>
            </w:div>
            <w:div w:id="483358811">
              <w:marLeft w:val="0"/>
              <w:marRight w:val="0"/>
              <w:marTop w:val="0"/>
              <w:marBottom w:val="0"/>
              <w:divBdr>
                <w:top w:val="none" w:sz="0" w:space="0" w:color="auto"/>
                <w:left w:val="none" w:sz="0" w:space="0" w:color="auto"/>
                <w:bottom w:val="none" w:sz="0" w:space="0" w:color="auto"/>
                <w:right w:val="none" w:sz="0" w:space="0" w:color="auto"/>
              </w:divBdr>
            </w:div>
            <w:div w:id="1563903658">
              <w:marLeft w:val="0"/>
              <w:marRight w:val="0"/>
              <w:marTop w:val="0"/>
              <w:marBottom w:val="0"/>
              <w:divBdr>
                <w:top w:val="none" w:sz="0" w:space="0" w:color="auto"/>
                <w:left w:val="none" w:sz="0" w:space="0" w:color="auto"/>
                <w:bottom w:val="none" w:sz="0" w:space="0" w:color="auto"/>
                <w:right w:val="none" w:sz="0" w:space="0" w:color="auto"/>
              </w:divBdr>
            </w:div>
            <w:div w:id="291332360">
              <w:marLeft w:val="0"/>
              <w:marRight w:val="0"/>
              <w:marTop w:val="0"/>
              <w:marBottom w:val="0"/>
              <w:divBdr>
                <w:top w:val="none" w:sz="0" w:space="0" w:color="auto"/>
                <w:left w:val="none" w:sz="0" w:space="0" w:color="auto"/>
                <w:bottom w:val="none" w:sz="0" w:space="0" w:color="auto"/>
                <w:right w:val="none" w:sz="0" w:space="0" w:color="auto"/>
              </w:divBdr>
            </w:div>
            <w:div w:id="71782956">
              <w:marLeft w:val="0"/>
              <w:marRight w:val="0"/>
              <w:marTop w:val="0"/>
              <w:marBottom w:val="0"/>
              <w:divBdr>
                <w:top w:val="none" w:sz="0" w:space="0" w:color="auto"/>
                <w:left w:val="none" w:sz="0" w:space="0" w:color="auto"/>
                <w:bottom w:val="none" w:sz="0" w:space="0" w:color="auto"/>
                <w:right w:val="none" w:sz="0" w:space="0" w:color="auto"/>
              </w:divBdr>
            </w:div>
            <w:div w:id="291592587">
              <w:marLeft w:val="0"/>
              <w:marRight w:val="0"/>
              <w:marTop w:val="0"/>
              <w:marBottom w:val="0"/>
              <w:divBdr>
                <w:top w:val="none" w:sz="0" w:space="0" w:color="auto"/>
                <w:left w:val="none" w:sz="0" w:space="0" w:color="auto"/>
                <w:bottom w:val="none" w:sz="0" w:space="0" w:color="auto"/>
                <w:right w:val="none" w:sz="0" w:space="0" w:color="auto"/>
              </w:divBdr>
            </w:div>
            <w:div w:id="1074661563">
              <w:marLeft w:val="0"/>
              <w:marRight w:val="0"/>
              <w:marTop w:val="0"/>
              <w:marBottom w:val="0"/>
              <w:divBdr>
                <w:top w:val="none" w:sz="0" w:space="0" w:color="auto"/>
                <w:left w:val="none" w:sz="0" w:space="0" w:color="auto"/>
                <w:bottom w:val="none" w:sz="0" w:space="0" w:color="auto"/>
                <w:right w:val="none" w:sz="0" w:space="0" w:color="auto"/>
              </w:divBdr>
            </w:div>
            <w:div w:id="122388414">
              <w:marLeft w:val="0"/>
              <w:marRight w:val="0"/>
              <w:marTop w:val="0"/>
              <w:marBottom w:val="0"/>
              <w:divBdr>
                <w:top w:val="none" w:sz="0" w:space="0" w:color="auto"/>
                <w:left w:val="none" w:sz="0" w:space="0" w:color="auto"/>
                <w:bottom w:val="none" w:sz="0" w:space="0" w:color="auto"/>
                <w:right w:val="none" w:sz="0" w:space="0" w:color="auto"/>
              </w:divBdr>
            </w:div>
            <w:div w:id="1447844306">
              <w:marLeft w:val="0"/>
              <w:marRight w:val="0"/>
              <w:marTop w:val="0"/>
              <w:marBottom w:val="0"/>
              <w:divBdr>
                <w:top w:val="none" w:sz="0" w:space="0" w:color="auto"/>
                <w:left w:val="none" w:sz="0" w:space="0" w:color="auto"/>
                <w:bottom w:val="none" w:sz="0" w:space="0" w:color="auto"/>
                <w:right w:val="none" w:sz="0" w:space="0" w:color="auto"/>
              </w:divBdr>
            </w:div>
            <w:div w:id="1940526899">
              <w:marLeft w:val="0"/>
              <w:marRight w:val="0"/>
              <w:marTop w:val="0"/>
              <w:marBottom w:val="0"/>
              <w:divBdr>
                <w:top w:val="none" w:sz="0" w:space="0" w:color="auto"/>
                <w:left w:val="none" w:sz="0" w:space="0" w:color="auto"/>
                <w:bottom w:val="none" w:sz="0" w:space="0" w:color="auto"/>
                <w:right w:val="none" w:sz="0" w:space="0" w:color="auto"/>
              </w:divBdr>
            </w:div>
            <w:div w:id="385029700">
              <w:marLeft w:val="0"/>
              <w:marRight w:val="0"/>
              <w:marTop w:val="0"/>
              <w:marBottom w:val="0"/>
              <w:divBdr>
                <w:top w:val="none" w:sz="0" w:space="0" w:color="auto"/>
                <w:left w:val="none" w:sz="0" w:space="0" w:color="auto"/>
                <w:bottom w:val="none" w:sz="0" w:space="0" w:color="auto"/>
                <w:right w:val="none" w:sz="0" w:space="0" w:color="auto"/>
              </w:divBdr>
            </w:div>
            <w:div w:id="890190322">
              <w:marLeft w:val="0"/>
              <w:marRight w:val="0"/>
              <w:marTop w:val="0"/>
              <w:marBottom w:val="0"/>
              <w:divBdr>
                <w:top w:val="none" w:sz="0" w:space="0" w:color="auto"/>
                <w:left w:val="none" w:sz="0" w:space="0" w:color="auto"/>
                <w:bottom w:val="none" w:sz="0" w:space="0" w:color="auto"/>
                <w:right w:val="none" w:sz="0" w:space="0" w:color="auto"/>
              </w:divBdr>
            </w:div>
            <w:div w:id="55860933">
              <w:marLeft w:val="0"/>
              <w:marRight w:val="0"/>
              <w:marTop w:val="0"/>
              <w:marBottom w:val="0"/>
              <w:divBdr>
                <w:top w:val="none" w:sz="0" w:space="0" w:color="auto"/>
                <w:left w:val="none" w:sz="0" w:space="0" w:color="auto"/>
                <w:bottom w:val="none" w:sz="0" w:space="0" w:color="auto"/>
                <w:right w:val="none" w:sz="0" w:space="0" w:color="auto"/>
              </w:divBdr>
            </w:div>
            <w:div w:id="1427993200">
              <w:marLeft w:val="0"/>
              <w:marRight w:val="0"/>
              <w:marTop w:val="0"/>
              <w:marBottom w:val="0"/>
              <w:divBdr>
                <w:top w:val="none" w:sz="0" w:space="0" w:color="auto"/>
                <w:left w:val="none" w:sz="0" w:space="0" w:color="auto"/>
                <w:bottom w:val="none" w:sz="0" w:space="0" w:color="auto"/>
                <w:right w:val="none" w:sz="0" w:space="0" w:color="auto"/>
              </w:divBdr>
            </w:div>
            <w:div w:id="1748916304">
              <w:marLeft w:val="0"/>
              <w:marRight w:val="0"/>
              <w:marTop w:val="0"/>
              <w:marBottom w:val="0"/>
              <w:divBdr>
                <w:top w:val="none" w:sz="0" w:space="0" w:color="auto"/>
                <w:left w:val="none" w:sz="0" w:space="0" w:color="auto"/>
                <w:bottom w:val="none" w:sz="0" w:space="0" w:color="auto"/>
                <w:right w:val="none" w:sz="0" w:space="0" w:color="auto"/>
              </w:divBdr>
            </w:div>
            <w:div w:id="390542276">
              <w:marLeft w:val="0"/>
              <w:marRight w:val="0"/>
              <w:marTop w:val="0"/>
              <w:marBottom w:val="0"/>
              <w:divBdr>
                <w:top w:val="none" w:sz="0" w:space="0" w:color="auto"/>
                <w:left w:val="none" w:sz="0" w:space="0" w:color="auto"/>
                <w:bottom w:val="none" w:sz="0" w:space="0" w:color="auto"/>
                <w:right w:val="none" w:sz="0" w:space="0" w:color="auto"/>
              </w:divBdr>
            </w:div>
            <w:div w:id="82924199">
              <w:marLeft w:val="0"/>
              <w:marRight w:val="0"/>
              <w:marTop w:val="0"/>
              <w:marBottom w:val="0"/>
              <w:divBdr>
                <w:top w:val="none" w:sz="0" w:space="0" w:color="auto"/>
                <w:left w:val="none" w:sz="0" w:space="0" w:color="auto"/>
                <w:bottom w:val="none" w:sz="0" w:space="0" w:color="auto"/>
                <w:right w:val="none" w:sz="0" w:space="0" w:color="auto"/>
              </w:divBdr>
            </w:div>
            <w:div w:id="2087923004">
              <w:marLeft w:val="0"/>
              <w:marRight w:val="0"/>
              <w:marTop w:val="0"/>
              <w:marBottom w:val="0"/>
              <w:divBdr>
                <w:top w:val="none" w:sz="0" w:space="0" w:color="auto"/>
                <w:left w:val="none" w:sz="0" w:space="0" w:color="auto"/>
                <w:bottom w:val="none" w:sz="0" w:space="0" w:color="auto"/>
                <w:right w:val="none" w:sz="0" w:space="0" w:color="auto"/>
              </w:divBdr>
            </w:div>
            <w:div w:id="1557550140">
              <w:marLeft w:val="0"/>
              <w:marRight w:val="0"/>
              <w:marTop w:val="0"/>
              <w:marBottom w:val="0"/>
              <w:divBdr>
                <w:top w:val="none" w:sz="0" w:space="0" w:color="auto"/>
                <w:left w:val="none" w:sz="0" w:space="0" w:color="auto"/>
                <w:bottom w:val="none" w:sz="0" w:space="0" w:color="auto"/>
                <w:right w:val="none" w:sz="0" w:space="0" w:color="auto"/>
              </w:divBdr>
            </w:div>
            <w:div w:id="688214496">
              <w:marLeft w:val="0"/>
              <w:marRight w:val="0"/>
              <w:marTop w:val="0"/>
              <w:marBottom w:val="0"/>
              <w:divBdr>
                <w:top w:val="none" w:sz="0" w:space="0" w:color="auto"/>
                <w:left w:val="none" w:sz="0" w:space="0" w:color="auto"/>
                <w:bottom w:val="none" w:sz="0" w:space="0" w:color="auto"/>
                <w:right w:val="none" w:sz="0" w:space="0" w:color="auto"/>
              </w:divBdr>
            </w:div>
            <w:div w:id="813454423">
              <w:marLeft w:val="0"/>
              <w:marRight w:val="0"/>
              <w:marTop w:val="0"/>
              <w:marBottom w:val="0"/>
              <w:divBdr>
                <w:top w:val="none" w:sz="0" w:space="0" w:color="auto"/>
                <w:left w:val="none" w:sz="0" w:space="0" w:color="auto"/>
                <w:bottom w:val="none" w:sz="0" w:space="0" w:color="auto"/>
                <w:right w:val="none" w:sz="0" w:space="0" w:color="auto"/>
              </w:divBdr>
            </w:div>
            <w:div w:id="979456578">
              <w:marLeft w:val="0"/>
              <w:marRight w:val="0"/>
              <w:marTop w:val="0"/>
              <w:marBottom w:val="0"/>
              <w:divBdr>
                <w:top w:val="none" w:sz="0" w:space="0" w:color="auto"/>
                <w:left w:val="none" w:sz="0" w:space="0" w:color="auto"/>
                <w:bottom w:val="none" w:sz="0" w:space="0" w:color="auto"/>
                <w:right w:val="none" w:sz="0" w:space="0" w:color="auto"/>
              </w:divBdr>
            </w:div>
            <w:div w:id="1234075181">
              <w:marLeft w:val="0"/>
              <w:marRight w:val="0"/>
              <w:marTop w:val="0"/>
              <w:marBottom w:val="0"/>
              <w:divBdr>
                <w:top w:val="none" w:sz="0" w:space="0" w:color="auto"/>
                <w:left w:val="none" w:sz="0" w:space="0" w:color="auto"/>
                <w:bottom w:val="none" w:sz="0" w:space="0" w:color="auto"/>
                <w:right w:val="none" w:sz="0" w:space="0" w:color="auto"/>
              </w:divBdr>
            </w:div>
            <w:div w:id="1066954088">
              <w:marLeft w:val="0"/>
              <w:marRight w:val="0"/>
              <w:marTop w:val="0"/>
              <w:marBottom w:val="0"/>
              <w:divBdr>
                <w:top w:val="none" w:sz="0" w:space="0" w:color="auto"/>
                <w:left w:val="none" w:sz="0" w:space="0" w:color="auto"/>
                <w:bottom w:val="none" w:sz="0" w:space="0" w:color="auto"/>
                <w:right w:val="none" w:sz="0" w:space="0" w:color="auto"/>
              </w:divBdr>
            </w:div>
            <w:div w:id="1337731615">
              <w:marLeft w:val="0"/>
              <w:marRight w:val="0"/>
              <w:marTop w:val="0"/>
              <w:marBottom w:val="0"/>
              <w:divBdr>
                <w:top w:val="none" w:sz="0" w:space="0" w:color="auto"/>
                <w:left w:val="none" w:sz="0" w:space="0" w:color="auto"/>
                <w:bottom w:val="none" w:sz="0" w:space="0" w:color="auto"/>
                <w:right w:val="none" w:sz="0" w:space="0" w:color="auto"/>
              </w:divBdr>
            </w:div>
            <w:div w:id="1935358309">
              <w:marLeft w:val="0"/>
              <w:marRight w:val="0"/>
              <w:marTop w:val="0"/>
              <w:marBottom w:val="0"/>
              <w:divBdr>
                <w:top w:val="none" w:sz="0" w:space="0" w:color="auto"/>
                <w:left w:val="none" w:sz="0" w:space="0" w:color="auto"/>
                <w:bottom w:val="none" w:sz="0" w:space="0" w:color="auto"/>
                <w:right w:val="none" w:sz="0" w:space="0" w:color="auto"/>
              </w:divBdr>
            </w:div>
            <w:div w:id="1745836049">
              <w:marLeft w:val="0"/>
              <w:marRight w:val="0"/>
              <w:marTop w:val="0"/>
              <w:marBottom w:val="0"/>
              <w:divBdr>
                <w:top w:val="none" w:sz="0" w:space="0" w:color="auto"/>
                <w:left w:val="none" w:sz="0" w:space="0" w:color="auto"/>
                <w:bottom w:val="none" w:sz="0" w:space="0" w:color="auto"/>
                <w:right w:val="none" w:sz="0" w:space="0" w:color="auto"/>
              </w:divBdr>
            </w:div>
            <w:div w:id="556090175">
              <w:marLeft w:val="0"/>
              <w:marRight w:val="0"/>
              <w:marTop w:val="0"/>
              <w:marBottom w:val="0"/>
              <w:divBdr>
                <w:top w:val="none" w:sz="0" w:space="0" w:color="auto"/>
                <w:left w:val="none" w:sz="0" w:space="0" w:color="auto"/>
                <w:bottom w:val="none" w:sz="0" w:space="0" w:color="auto"/>
                <w:right w:val="none" w:sz="0" w:space="0" w:color="auto"/>
              </w:divBdr>
            </w:div>
            <w:div w:id="1480031076">
              <w:marLeft w:val="0"/>
              <w:marRight w:val="0"/>
              <w:marTop w:val="0"/>
              <w:marBottom w:val="0"/>
              <w:divBdr>
                <w:top w:val="none" w:sz="0" w:space="0" w:color="auto"/>
                <w:left w:val="none" w:sz="0" w:space="0" w:color="auto"/>
                <w:bottom w:val="none" w:sz="0" w:space="0" w:color="auto"/>
                <w:right w:val="none" w:sz="0" w:space="0" w:color="auto"/>
              </w:divBdr>
            </w:div>
            <w:div w:id="1382972896">
              <w:marLeft w:val="0"/>
              <w:marRight w:val="0"/>
              <w:marTop w:val="0"/>
              <w:marBottom w:val="0"/>
              <w:divBdr>
                <w:top w:val="none" w:sz="0" w:space="0" w:color="auto"/>
                <w:left w:val="none" w:sz="0" w:space="0" w:color="auto"/>
                <w:bottom w:val="none" w:sz="0" w:space="0" w:color="auto"/>
                <w:right w:val="none" w:sz="0" w:space="0" w:color="auto"/>
              </w:divBdr>
            </w:div>
            <w:div w:id="436027750">
              <w:marLeft w:val="0"/>
              <w:marRight w:val="0"/>
              <w:marTop w:val="0"/>
              <w:marBottom w:val="0"/>
              <w:divBdr>
                <w:top w:val="none" w:sz="0" w:space="0" w:color="auto"/>
                <w:left w:val="none" w:sz="0" w:space="0" w:color="auto"/>
                <w:bottom w:val="none" w:sz="0" w:space="0" w:color="auto"/>
                <w:right w:val="none" w:sz="0" w:space="0" w:color="auto"/>
              </w:divBdr>
            </w:div>
            <w:div w:id="341321211">
              <w:marLeft w:val="0"/>
              <w:marRight w:val="0"/>
              <w:marTop w:val="0"/>
              <w:marBottom w:val="0"/>
              <w:divBdr>
                <w:top w:val="none" w:sz="0" w:space="0" w:color="auto"/>
                <w:left w:val="none" w:sz="0" w:space="0" w:color="auto"/>
                <w:bottom w:val="none" w:sz="0" w:space="0" w:color="auto"/>
                <w:right w:val="none" w:sz="0" w:space="0" w:color="auto"/>
              </w:divBdr>
            </w:div>
            <w:div w:id="806244470">
              <w:marLeft w:val="0"/>
              <w:marRight w:val="0"/>
              <w:marTop w:val="0"/>
              <w:marBottom w:val="0"/>
              <w:divBdr>
                <w:top w:val="none" w:sz="0" w:space="0" w:color="auto"/>
                <w:left w:val="none" w:sz="0" w:space="0" w:color="auto"/>
                <w:bottom w:val="none" w:sz="0" w:space="0" w:color="auto"/>
                <w:right w:val="none" w:sz="0" w:space="0" w:color="auto"/>
              </w:divBdr>
            </w:div>
            <w:div w:id="1447963689">
              <w:marLeft w:val="0"/>
              <w:marRight w:val="0"/>
              <w:marTop w:val="0"/>
              <w:marBottom w:val="0"/>
              <w:divBdr>
                <w:top w:val="none" w:sz="0" w:space="0" w:color="auto"/>
                <w:left w:val="none" w:sz="0" w:space="0" w:color="auto"/>
                <w:bottom w:val="none" w:sz="0" w:space="0" w:color="auto"/>
                <w:right w:val="none" w:sz="0" w:space="0" w:color="auto"/>
              </w:divBdr>
            </w:div>
            <w:div w:id="1146629140">
              <w:marLeft w:val="0"/>
              <w:marRight w:val="0"/>
              <w:marTop w:val="0"/>
              <w:marBottom w:val="0"/>
              <w:divBdr>
                <w:top w:val="none" w:sz="0" w:space="0" w:color="auto"/>
                <w:left w:val="none" w:sz="0" w:space="0" w:color="auto"/>
                <w:bottom w:val="none" w:sz="0" w:space="0" w:color="auto"/>
                <w:right w:val="none" w:sz="0" w:space="0" w:color="auto"/>
              </w:divBdr>
            </w:div>
            <w:div w:id="419910899">
              <w:marLeft w:val="0"/>
              <w:marRight w:val="0"/>
              <w:marTop w:val="0"/>
              <w:marBottom w:val="0"/>
              <w:divBdr>
                <w:top w:val="none" w:sz="0" w:space="0" w:color="auto"/>
                <w:left w:val="none" w:sz="0" w:space="0" w:color="auto"/>
                <w:bottom w:val="none" w:sz="0" w:space="0" w:color="auto"/>
                <w:right w:val="none" w:sz="0" w:space="0" w:color="auto"/>
              </w:divBdr>
            </w:div>
            <w:div w:id="28651463">
              <w:marLeft w:val="0"/>
              <w:marRight w:val="0"/>
              <w:marTop w:val="0"/>
              <w:marBottom w:val="0"/>
              <w:divBdr>
                <w:top w:val="none" w:sz="0" w:space="0" w:color="auto"/>
                <w:left w:val="none" w:sz="0" w:space="0" w:color="auto"/>
                <w:bottom w:val="none" w:sz="0" w:space="0" w:color="auto"/>
                <w:right w:val="none" w:sz="0" w:space="0" w:color="auto"/>
              </w:divBdr>
            </w:div>
            <w:div w:id="2041319244">
              <w:marLeft w:val="0"/>
              <w:marRight w:val="0"/>
              <w:marTop w:val="0"/>
              <w:marBottom w:val="0"/>
              <w:divBdr>
                <w:top w:val="none" w:sz="0" w:space="0" w:color="auto"/>
                <w:left w:val="none" w:sz="0" w:space="0" w:color="auto"/>
                <w:bottom w:val="none" w:sz="0" w:space="0" w:color="auto"/>
                <w:right w:val="none" w:sz="0" w:space="0" w:color="auto"/>
              </w:divBdr>
            </w:div>
            <w:div w:id="1761440005">
              <w:marLeft w:val="0"/>
              <w:marRight w:val="0"/>
              <w:marTop w:val="0"/>
              <w:marBottom w:val="0"/>
              <w:divBdr>
                <w:top w:val="none" w:sz="0" w:space="0" w:color="auto"/>
                <w:left w:val="none" w:sz="0" w:space="0" w:color="auto"/>
                <w:bottom w:val="none" w:sz="0" w:space="0" w:color="auto"/>
                <w:right w:val="none" w:sz="0" w:space="0" w:color="auto"/>
              </w:divBdr>
            </w:div>
            <w:div w:id="1871339146">
              <w:marLeft w:val="0"/>
              <w:marRight w:val="0"/>
              <w:marTop w:val="0"/>
              <w:marBottom w:val="0"/>
              <w:divBdr>
                <w:top w:val="none" w:sz="0" w:space="0" w:color="auto"/>
                <w:left w:val="none" w:sz="0" w:space="0" w:color="auto"/>
                <w:bottom w:val="none" w:sz="0" w:space="0" w:color="auto"/>
                <w:right w:val="none" w:sz="0" w:space="0" w:color="auto"/>
              </w:divBdr>
            </w:div>
            <w:div w:id="1880052001">
              <w:marLeft w:val="0"/>
              <w:marRight w:val="0"/>
              <w:marTop w:val="0"/>
              <w:marBottom w:val="0"/>
              <w:divBdr>
                <w:top w:val="none" w:sz="0" w:space="0" w:color="auto"/>
                <w:left w:val="none" w:sz="0" w:space="0" w:color="auto"/>
                <w:bottom w:val="none" w:sz="0" w:space="0" w:color="auto"/>
                <w:right w:val="none" w:sz="0" w:space="0" w:color="auto"/>
              </w:divBdr>
            </w:div>
            <w:div w:id="2087458287">
              <w:marLeft w:val="0"/>
              <w:marRight w:val="0"/>
              <w:marTop w:val="0"/>
              <w:marBottom w:val="0"/>
              <w:divBdr>
                <w:top w:val="none" w:sz="0" w:space="0" w:color="auto"/>
                <w:left w:val="none" w:sz="0" w:space="0" w:color="auto"/>
                <w:bottom w:val="none" w:sz="0" w:space="0" w:color="auto"/>
                <w:right w:val="none" w:sz="0" w:space="0" w:color="auto"/>
              </w:divBdr>
            </w:div>
            <w:div w:id="146560997">
              <w:marLeft w:val="0"/>
              <w:marRight w:val="0"/>
              <w:marTop w:val="0"/>
              <w:marBottom w:val="0"/>
              <w:divBdr>
                <w:top w:val="none" w:sz="0" w:space="0" w:color="auto"/>
                <w:left w:val="none" w:sz="0" w:space="0" w:color="auto"/>
                <w:bottom w:val="none" w:sz="0" w:space="0" w:color="auto"/>
                <w:right w:val="none" w:sz="0" w:space="0" w:color="auto"/>
              </w:divBdr>
            </w:div>
            <w:div w:id="20934579">
              <w:marLeft w:val="0"/>
              <w:marRight w:val="0"/>
              <w:marTop w:val="0"/>
              <w:marBottom w:val="0"/>
              <w:divBdr>
                <w:top w:val="none" w:sz="0" w:space="0" w:color="auto"/>
                <w:left w:val="none" w:sz="0" w:space="0" w:color="auto"/>
                <w:bottom w:val="none" w:sz="0" w:space="0" w:color="auto"/>
                <w:right w:val="none" w:sz="0" w:space="0" w:color="auto"/>
              </w:divBdr>
            </w:div>
            <w:div w:id="1066994814">
              <w:marLeft w:val="0"/>
              <w:marRight w:val="0"/>
              <w:marTop w:val="0"/>
              <w:marBottom w:val="0"/>
              <w:divBdr>
                <w:top w:val="none" w:sz="0" w:space="0" w:color="auto"/>
                <w:left w:val="none" w:sz="0" w:space="0" w:color="auto"/>
                <w:bottom w:val="none" w:sz="0" w:space="0" w:color="auto"/>
                <w:right w:val="none" w:sz="0" w:space="0" w:color="auto"/>
              </w:divBdr>
            </w:div>
            <w:div w:id="1060400412">
              <w:marLeft w:val="0"/>
              <w:marRight w:val="0"/>
              <w:marTop w:val="0"/>
              <w:marBottom w:val="0"/>
              <w:divBdr>
                <w:top w:val="none" w:sz="0" w:space="0" w:color="auto"/>
                <w:left w:val="none" w:sz="0" w:space="0" w:color="auto"/>
                <w:bottom w:val="none" w:sz="0" w:space="0" w:color="auto"/>
                <w:right w:val="none" w:sz="0" w:space="0" w:color="auto"/>
              </w:divBdr>
            </w:div>
            <w:div w:id="2142187589">
              <w:marLeft w:val="0"/>
              <w:marRight w:val="0"/>
              <w:marTop w:val="0"/>
              <w:marBottom w:val="0"/>
              <w:divBdr>
                <w:top w:val="none" w:sz="0" w:space="0" w:color="auto"/>
                <w:left w:val="none" w:sz="0" w:space="0" w:color="auto"/>
                <w:bottom w:val="none" w:sz="0" w:space="0" w:color="auto"/>
                <w:right w:val="none" w:sz="0" w:space="0" w:color="auto"/>
              </w:divBdr>
            </w:div>
            <w:div w:id="1422485128">
              <w:marLeft w:val="0"/>
              <w:marRight w:val="0"/>
              <w:marTop w:val="0"/>
              <w:marBottom w:val="0"/>
              <w:divBdr>
                <w:top w:val="none" w:sz="0" w:space="0" w:color="auto"/>
                <w:left w:val="none" w:sz="0" w:space="0" w:color="auto"/>
                <w:bottom w:val="none" w:sz="0" w:space="0" w:color="auto"/>
                <w:right w:val="none" w:sz="0" w:space="0" w:color="auto"/>
              </w:divBdr>
            </w:div>
            <w:div w:id="570887627">
              <w:marLeft w:val="0"/>
              <w:marRight w:val="0"/>
              <w:marTop w:val="0"/>
              <w:marBottom w:val="0"/>
              <w:divBdr>
                <w:top w:val="none" w:sz="0" w:space="0" w:color="auto"/>
                <w:left w:val="none" w:sz="0" w:space="0" w:color="auto"/>
                <w:bottom w:val="none" w:sz="0" w:space="0" w:color="auto"/>
                <w:right w:val="none" w:sz="0" w:space="0" w:color="auto"/>
              </w:divBdr>
            </w:div>
            <w:div w:id="528614827">
              <w:marLeft w:val="0"/>
              <w:marRight w:val="0"/>
              <w:marTop w:val="0"/>
              <w:marBottom w:val="0"/>
              <w:divBdr>
                <w:top w:val="none" w:sz="0" w:space="0" w:color="auto"/>
                <w:left w:val="none" w:sz="0" w:space="0" w:color="auto"/>
                <w:bottom w:val="none" w:sz="0" w:space="0" w:color="auto"/>
                <w:right w:val="none" w:sz="0" w:space="0" w:color="auto"/>
              </w:divBdr>
            </w:div>
            <w:div w:id="1832326481">
              <w:marLeft w:val="0"/>
              <w:marRight w:val="0"/>
              <w:marTop w:val="0"/>
              <w:marBottom w:val="0"/>
              <w:divBdr>
                <w:top w:val="none" w:sz="0" w:space="0" w:color="auto"/>
                <w:left w:val="none" w:sz="0" w:space="0" w:color="auto"/>
                <w:bottom w:val="none" w:sz="0" w:space="0" w:color="auto"/>
                <w:right w:val="none" w:sz="0" w:space="0" w:color="auto"/>
              </w:divBdr>
            </w:div>
            <w:div w:id="1465538231">
              <w:marLeft w:val="0"/>
              <w:marRight w:val="0"/>
              <w:marTop w:val="0"/>
              <w:marBottom w:val="0"/>
              <w:divBdr>
                <w:top w:val="none" w:sz="0" w:space="0" w:color="auto"/>
                <w:left w:val="none" w:sz="0" w:space="0" w:color="auto"/>
                <w:bottom w:val="none" w:sz="0" w:space="0" w:color="auto"/>
                <w:right w:val="none" w:sz="0" w:space="0" w:color="auto"/>
              </w:divBdr>
            </w:div>
            <w:div w:id="1208224012">
              <w:marLeft w:val="0"/>
              <w:marRight w:val="0"/>
              <w:marTop w:val="0"/>
              <w:marBottom w:val="0"/>
              <w:divBdr>
                <w:top w:val="none" w:sz="0" w:space="0" w:color="auto"/>
                <w:left w:val="none" w:sz="0" w:space="0" w:color="auto"/>
                <w:bottom w:val="none" w:sz="0" w:space="0" w:color="auto"/>
                <w:right w:val="none" w:sz="0" w:space="0" w:color="auto"/>
              </w:divBdr>
            </w:div>
            <w:div w:id="504251566">
              <w:marLeft w:val="0"/>
              <w:marRight w:val="0"/>
              <w:marTop w:val="0"/>
              <w:marBottom w:val="0"/>
              <w:divBdr>
                <w:top w:val="none" w:sz="0" w:space="0" w:color="auto"/>
                <w:left w:val="none" w:sz="0" w:space="0" w:color="auto"/>
                <w:bottom w:val="none" w:sz="0" w:space="0" w:color="auto"/>
                <w:right w:val="none" w:sz="0" w:space="0" w:color="auto"/>
              </w:divBdr>
            </w:div>
            <w:div w:id="1797527952">
              <w:marLeft w:val="0"/>
              <w:marRight w:val="0"/>
              <w:marTop w:val="0"/>
              <w:marBottom w:val="0"/>
              <w:divBdr>
                <w:top w:val="none" w:sz="0" w:space="0" w:color="auto"/>
                <w:left w:val="none" w:sz="0" w:space="0" w:color="auto"/>
                <w:bottom w:val="none" w:sz="0" w:space="0" w:color="auto"/>
                <w:right w:val="none" w:sz="0" w:space="0" w:color="auto"/>
              </w:divBdr>
            </w:div>
            <w:div w:id="1176847411">
              <w:marLeft w:val="0"/>
              <w:marRight w:val="0"/>
              <w:marTop w:val="0"/>
              <w:marBottom w:val="0"/>
              <w:divBdr>
                <w:top w:val="none" w:sz="0" w:space="0" w:color="auto"/>
                <w:left w:val="none" w:sz="0" w:space="0" w:color="auto"/>
                <w:bottom w:val="none" w:sz="0" w:space="0" w:color="auto"/>
                <w:right w:val="none" w:sz="0" w:space="0" w:color="auto"/>
              </w:divBdr>
            </w:div>
            <w:div w:id="57099705">
              <w:marLeft w:val="0"/>
              <w:marRight w:val="0"/>
              <w:marTop w:val="0"/>
              <w:marBottom w:val="0"/>
              <w:divBdr>
                <w:top w:val="none" w:sz="0" w:space="0" w:color="auto"/>
                <w:left w:val="none" w:sz="0" w:space="0" w:color="auto"/>
                <w:bottom w:val="none" w:sz="0" w:space="0" w:color="auto"/>
                <w:right w:val="none" w:sz="0" w:space="0" w:color="auto"/>
              </w:divBdr>
            </w:div>
            <w:div w:id="1521627974">
              <w:marLeft w:val="0"/>
              <w:marRight w:val="0"/>
              <w:marTop w:val="0"/>
              <w:marBottom w:val="0"/>
              <w:divBdr>
                <w:top w:val="none" w:sz="0" w:space="0" w:color="auto"/>
                <w:left w:val="none" w:sz="0" w:space="0" w:color="auto"/>
                <w:bottom w:val="none" w:sz="0" w:space="0" w:color="auto"/>
                <w:right w:val="none" w:sz="0" w:space="0" w:color="auto"/>
              </w:divBdr>
            </w:div>
            <w:div w:id="280115400">
              <w:marLeft w:val="0"/>
              <w:marRight w:val="0"/>
              <w:marTop w:val="0"/>
              <w:marBottom w:val="0"/>
              <w:divBdr>
                <w:top w:val="none" w:sz="0" w:space="0" w:color="auto"/>
                <w:left w:val="none" w:sz="0" w:space="0" w:color="auto"/>
                <w:bottom w:val="none" w:sz="0" w:space="0" w:color="auto"/>
                <w:right w:val="none" w:sz="0" w:space="0" w:color="auto"/>
              </w:divBdr>
            </w:div>
            <w:div w:id="1979068938">
              <w:marLeft w:val="0"/>
              <w:marRight w:val="0"/>
              <w:marTop w:val="0"/>
              <w:marBottom w:val="0"/>
              <w:divBdr>
                <w:top w:val="none" w:sz="0" w:space="0" w:color="auto"/>
                <w:left w:val="none" w:sz="0" w:space="0" w:color="auto"/>
                <w:bottom w:val="none" w:sz="0" w:space="0" w:color="auto"/>
                <w:right w:val="none" w:sz="0" w:space="0" w:color="auto"/>
              </w:divBdr>
            </w:div>
            <w:div w:id="1363170275">
              <w:marLeft w:val="0"/>
              <w:marRight w:val="0"/>
              <w:marTop w:val="0"/>
              <w:marBottom w:val="0"/>
              <w:divBdr>
                <w:top w:val="none" w:sz="0" w:space="0" w:color="auto"/>
                <w:left w:val="none" w:sz="0" w:space="0" w:color="auto"/>
                <w:bottom w:val="none" w:sz="0" w:space="0" w:color="auto"/>
                <w:right w:val="none" w:sz="0" w:space="0" w:color="auto"/>
              </w:divBdr>
            </w:div>
            <w:div w:id="1324623976">
              <w:marLeft w:val="0"/>
              <w:marRight w:val="0"/>
              <w:marTop w:val="0"/>
              <w:marBottom w:val="0"/>
              <w:divBdr>
                <w:top w:val="none" w:sz="0" w:space="0" w:color="auto"/>
                <w:left w:val="none" w:sz="0" w:space="0" w:color="auto"/>
                <w:bottom w:val="none" w:sz="0" w:space="0" w:color="auto"/>
                <w:right w:val="none" w:sz="0" w:space="0" w:color="auto"/>
              </w:divBdr>
            </w:div>
            <w:div w:id="934903095">
              <w:marLeft w:val="0"/>
              <w:marRight w:val="0"/>
              <w:marTop w:val="0"/>
              <w:marBottom w:val="0"/>
              <w:divBdr>
                <w:top w:val="none" w:sz="0" w:space="0" w:color="auto"/>
                <w:left w:val="none" w:sz="0" w:space="0" w:color="auto"/>
                <w:bottom w:val="none" w:sz="0" w:space="0" w:color="auto"/>
                <w:right w:val="none" w:sz="0" w:space="0" w:color="auto"/>
              </w:divBdr>
            </w:div>
            <w:div w:id="1576167204">
              <w:marLeft w:val="0"/>
              <w:marRight w:val="0"/>
              <w:marTop w:val="0"/>
              <w:marBottom w:val="0"/>
              <w:divBdr>
                <w:top w:val="none" w:sz="0" w:space="0" w:color="auto"/>
                <w:left w:val="none" w:sz="0" w:space="0" w:color="auto"/>
                <w:bottom w:val="none" w:sz="0" w:space="0" w:color="auto"/>
                <w:right w:val="none" w:sz="0" w:space="0" w:color="auto"/>
              </w:divBdr>
            </w:div>
            <w:div w:id="9141763">
              <w:marLeft w:val="0"/>
              <w:marRight w:val="0"/>
              <w:marTop w:val="0"/>
              <w:marBottom w:val="0"/>
              <w:divBdr>
                <w:top w:val="none" w:sz="0" w:space="0" w:color="auto"/>
                <w:left w:val="none" w:sz="0" w:space="0" w:color="auto"/>
                <w:bottom w:val="none" w:sz="0" w:space="0" w:color="auto"/>
                <w:right w:val="none" w:sz="0" w:space="0" w:color="auto"/>
              </w:divBdr>
            </w:div>
            <w:div w:id="2010523376">
              <w:marLeft w:val="0"/>
              <w:marRight w:val="0"/>
              <w:marTop w:val="0"/>
              <w:marBottom w:val="0"/>
              <w:divBdr>
                <w:top w:val="none" w:sz="0" w:space="0" w:color="auto"/>
                <w:left w:val="none" w:sz="0" w:space="0" w:color="auto"/>
                <w:bottom w:val="none" w:sz="0" w:space="0" w:color="auto"/>
                <w:right w:val="none" w:sz="0" w:space="0" w:color="auto"/>
              </w:divBdr>
            </w:div>
            <w:div w:id="1805610963">
              <w:marLeft w:val="0"/>
              <w:marRight w:val="0"/>
              <w:marTop w:val="0"/>
              <w:marBottom w:val="0"/>
              <w:divBdr>
                <w:top w:val="none" w:sz="0" w:space="0" w:color="auto"/>
                <w:left w:val="none" w:sz="0" w:space="0" w:color="auto"/>
                <w:bottom w:val="none" w:sz="0" w:space="0" w:color="auto"/>
                <w:right w:val="none" w:sz="0" w:space="0" w:color="auto"/>
              </w:divBdr>
            </w:div>
            <w:div w:id="555630676">
              <w:marLeft w:val="0"/>
              <w:marRight w:val="0"/>
              <w:marTop w:val="0"/>
              <w:marBottom w:val="0"/>
              <w:divBdr>
                <w:top w:val="none" w:sz="0" w:space="0" w:color="auto"/>
                <w:left w:val="none" w:sz="0" w:space="0" w:color="auto"/>
                <w:bottom w:val="none" w:sz="0" w:space="0" w:color="auto"/>
                <w:right w:val="none" w:sz="0" w:space="0" w:color="auto"/>
              </w:divBdr>
            </w:div>
            <w:div w:id="2033921156">
              <w:marLeft w:val="0"/>
              <w:marRight w:val="0"/>
              <w:marTop w:val="0"/>
              <w:marBottom w:val="0"/>
              <w:divBdr>
                <w:top w:val="none" w:sz="0" w:space="0" w:color="auto"/>
                <w:left w:val="none" w:sz="0" w:space="0" w:color="auto"/>
                <w:bottom w:val="none" w:sz="0" w:space="0" w:color="auto"/>
                <w:right w:val="none" w:sz="0" w:space="0" w:color="auto"/>
              </w:divBdr>
            </w:div>
            <w:div w:id="1419670627">
              <w:marLeft w:val="0"/>
              <w:marRight w:val="0"/>
              <w:marTop w:val="0"/>
              <w:marBottom w:val="0"/>
              <w:divBdr>
                <w:top w:val="none" w:sz="0" w:space="0" w:color="auto"/>
                <w:left w:val="none" w:sz="0" w:space="0" w:color="auto"/>
                <w:bottom w:val="none" w:sz="0" w:space="0" w:color="auto"/>
                <w:right w:val="none" w:sz="0" w:space="0" w:color="auto"/>
              </w:divBdr>
            </w:div>
            <w:div w:id="666327959">
              <w:marLeft w:val="0"/>
              <w:marRight w:val="0"/>
              <w:marTop w:val="0"/>
              <w:marBottom w:val="0"/>
              <w:divBdr>
                <w:top w:val="none" w:sz="0" w:space="0" w:color="auto"/>
                <w:left w:val="none" w:sz="0" w:space="0" w:color="auto"/>
                <w:bottom w:val="none" w:sz="0" w:space="0" w:color="auto"/>
                <w:right w:val="none" w:sz="0" w:space="0" w:color="auto"/>
              </w:divBdr>
            </w:div>
            <w:div w:id="1530994412">
              <w:marLeft w:val="0"/>
              <w:marRight w:val="0"/>
              <w:marTop w:val="0"/>
              <w:marBottom w:val="0"/>
              <w:divBdr>
                <w:top w:val="none" w:sz="0" w:space="0" w:color="auto"/>
                <w:left w:val="none" w:sz="0" w:space="0" w:color="auto"/>
                <w:bottom w:val="none" w:sz="0" w:space="0" w:color="auto"/>
                <w:right w:val="none" w:sz="0" w:space="0" w:color="auto"/>
              </w:divBdr>
            </w:div>
            <w:div w:id="1565332577">
              <w:marLeft w:val="0"/>
              <w:marRight w:val="0"/>
              <w:marTop w:val="0"/>
              <w:marBottom w:val="0"/>
              <w:divBdr>
                <w:top w:val="none" w:sz="0" w:space="0" w:color="auto"/>
                <w:left w:val="none" w:sz="0" w:space="0" w:color="auto"/>
                <w:bottom w:val="none" w:sz="0" w:space="0" w:color="auto"/>
                <w:right w:val="none" w:sz="0" w:space="0" w:color="auto"/>
              </w:divBdr>
            </w:div>
            <w:div w:id="1518235514">
              <w:marLeft w:val="0"/>
              <w:marRight w:val="0"/>
              <w:marTop w:val="0"/>
              <w:marBottom w:val="0"/>
              <w:divBdr>
                <w:top w:val="none" w:sz="0" w:space="0" w:color="auto"/>
                <w:left w:val="none" w:sz="0" w:space="0" w:color="auto"/>
                <w:bottom w:val="none" w:sz="0" w:space="0" w:color="auto"/>
                <w:right w:val="none" w:sz="0" w:space="0" w:color="auto"/>
              </w:divBdr>
            </w:div>
            <w:div w:id="1262571580">
              <w:marLeft w:val="0"/>
              <w:marRight w:val="0"/>
              <w:marTop w:val="0"/>
              <w:marBottom w:val="0"/>
              <w:divBdr>
                <w:top w:val="none" w:sz="0" w:space="0" w:color="auto"/>
                <w:left w:val="none" w:sz="0" w:space="0" w:color="auto"/>
                <w:bottom w:val="none" w:sz="0" w:space="0" w:color="auto"/>
                <w:right w:val="none" w:sz="0" w:space="0" w:color="auto"/>
              </w:divBdr>
            </w:div>
            <w:div w:id="860165896">
              <w:marLeft w:val="0"/>
              <w:marRight w:val="0"/>
              <w:marTop w:val="0"/>
              <w:marBottom w:val="0"/>
              <w:divBdr>
                <w:top w:val="none" w:sz="0" w:space="0" w:color="auto"/>
                <w:left w:val="none" w:sz="0" w:space="0" w:color="auto"/>
                <w:bottom w:val="none" w:sz="0" w:space="0" w:color="auto"/>
                <w:right w:val="none" w:sz="0" w:space="0" w:color="auto"/>
              </w:divBdr>
            </w:div>
            <w:div w:id="324548679">
              <w:marLeft w:val="0"/>
              <w:marRight w:val="0"/>
              <w:marTop w:val="0"/>
              <w:marBottom w:val="0"/>
              <w:divBdr>
                <w:top w:val="none" w:sz="0" w:space="0" w:color="auto"/>
                <w:left w:val="none" w:sz="0" w:space="0" w:color="auto"/>
                <w:bottom w:val="none" w:sz="0" w:space="0" w:color="auto"/>
                <w:right w:val="none" w:sz="0" w:space="0" w:color="auto"/>
              </w:divBdr>
            </w:div>
            <w:div w:id="472329180">
              <w:marLeft w:val="0"/>
              <w:marRight w:val="0"/>
              <w:marTop w:val="0"/>
              <w:marBottom w:val="0"/>
              <w:divBdr>
                <w:top w:val="none" w:sz="0" w:space="0" w:color="auto"/>
                <w:left w:val="none" w:sz="0" w:space="0" w:color="auto"/>
                <w:bottom w:val="none" w:sz="0" w:space="0" w:color="auto"/>
                <w:right w:val="none" w:sz="0" w:space="0" w:color="auto"/>
              </w:divBdr>
            </w:div>
            <w:div w:id="865098647">
              <w:marLeft w:val="0"/>
              <w:marRight w:val="0"/>
              <w:marTop w:val="0"/>
              <w:marBottom w:val="0"/>
              <w:divBdr>
                <w:top w:val="none" w:sz="0" w:space="0" w:color="auto"/>
                <w:left w:val="none" w:sz="0" w:space="0" w:color="auto"/>
                <w:bottom w:val="none" w:sz="0" w:space="0" w:color="auto"/>
                <w:right w:val="none" w:sz="0" w:space="0" w:color="auto"/>
              </w:divBdr>
            </w:div>
            <w:div w:id="1149202619">
              <w:marLeft w:val="0"/>
              <w:marRight w:val="0"/>
              <w:marTop w:val="0"/>
              <w:marBottom w:val="0"/>
              <w:divBdr>
                <w:top w:val="none" w:sz="0" w:space="0" w:color="auto"/>
                <w:left w:val="none" w:sz="0" w:space="0" w:color="auto"/>
                <w:bottom w:val="none" w:sz="0" w:space="0" w:color="auto"/>
                <w:right w:val="none" w:sz="0" w:space="0" w:color="auto"/>
              </w:divBdr>
            </w:div>
            <w:div w:id="1324578065">
              <w:marLeft w:val="0"/>
              <w:marRight w:val="0"/>
              <w:marTop w:val="0"/>
              <w:marBottom w:val="0"/>
              <w:divBdr>
                <w:top w:val="none" w:sz="0" w:space="0" w:color="auto"/>
                <w:left w:val="none" w:sz="0" w:space="0" w:color="auto"/>
                <w:bottom w:val="none" w:sz="0" w:space="0" w:color="auto"/>
                <w:right w:val="none" w:sz="0" w:space="0" w:color="auto"/>
              </w:divBdr>
            </w:div>
            <w:div w:id="1043869004">
              <w:marLeft w:val="0"/>
              <w:marRight w:val="0"/>
              <w:marTop w:val="0"/>
              <w:marBottom w:val="0"/>
              <w:divBdr>
                <w:top w:val="none" w:sz="0" w:space="0" w:color="auto"/>
                <w:left w:val="none" w:sz="0" w:space="0" w:color="auto"/>
                <w:bottom w:val="none" w:sz="0" w:space="0" w:color="auto"/>
                <w:right w:val="none" w:sz="0" w:space="0" w:color="auto"/>
              </w:divBdr>
            </w:div>
            <w:div w:id="15283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9298">
      <w:bodyDiv w:val="1"/>
      <w:marLeft w:val="0"/>
      <w:marRight w:val="0"/>
      <w:marTop w:val="0"/>
      <w:marBottom w:val="0"/>
      <w:divBdr>
        <w:top w:val="none" w:sz="0" w:space="0" w:color="auto"/>
        <w:left w:val="none" w:sz="0" w:space="0" w:color="auto"/>
        <w:bottom w:val="none" w:sz="0" w:space="0" w:color="auto"/>
        <w:right w:val="none" w:sz="0" w:space="0" w:color="auto"/>
      </w:divBdr>
      <w:divsChild>
        <w:div w:id="1851797277">
          <w:marLeft w:val="0"/>
          <w:marRight w:val="0"/>
          <w:marTop w:val="0"/>
          <w:marBottom w:val="0"/>
          <w:divBdr>
            <w:top w:val="none" w:sz="0" w:space="0" w:color="auto"/>
            <w:left w:val="none" w:sz="0" w:space="0" w:color="auto"/>
            <w:bottom w:val="none" w:sz="0" w:space="0" w:color="auto"/>
            <w:right w:val="none" w:sz="0" w:space="0" w:color="auto"/>
          </w:divBdr>
          <w:divsChild>
            <w:div w:id="648242004">
              <w:marLeft w:val="0"/>
              <w:marRight w:val="0"/>
              <w:marTop w:val="0"/>
              <w:marBottom w:val="0"/>
              <w:divBdr>
                <w:top w:val="none" w:sz="0" w:space="0" w:color="auto"/>
                <w:left w:val="none" w:sz="0" w:space="0" w:color="auto"/>
                <w:bottom w:val="none" w:sz="0" w:space="0" w:color="auto"/>
                <w:right w:val="none" w:sz="0" w:space="0" w:color="auto"/>
              </w:divBdr>
            </w:div>
            <w:div w:id="1031882408">
              <w:marLeft w:val="0"/>
              <w:marRight w:val="0"/>
              <w:marTop w:val="0"/>
              <w:marBottom w:val="0"/>
              <w:divBdr>
                <w:top w:val="none" w:sz="0" w:space="0" w:color="auto"/>
                <w:left w:val="none" w:sz="0" w:space="0" w:color="auto"/>
                <w:bottom w:val="none" w:sz="0" w:space="0" w:color="auto"/>
                <w:right w:val="none" w:sz="0" w:space="0" w:color="auto"/>
              </w:divBdr>
            </w:div>
            <w:div w:id="968438093">
              <w:marLeft w:val="0"/>
              <w:marRight w:val="0"/>
              <w:marTop w:val="0"/>
              <w:marBottom w:val="0"/>
              <w:divBdr>
                <w:top w:val="none" w:sz="0" w:space="0" w:color="auto"/>
                <w:left w:val="none" w:sz="0" w:space="0" w:color="auto"/>
                <w:bottom w:val="none" w:sz="0" w:space="0" w:color="auto"/>
                <w:right w:val="none" w:sz="0" w:space="0" w:color="auto"/>
              </w:divBdr>
            </w:div>
            <w:div w:id="1789815394">
              <w:marLeft w:val="0"/>
              <w:marRight w:val="0"/>
              <w:marTop w:val="0"/>
              <w:marBottom w:val="0"/>
              <w:divBdr>
                <w:top w:val="none" w:sz="0" w:space="0" w:color="auto"/>
                <w:left w:val="none" w:sz="0" w:space="0" w:color="auto"/>
                <w:bottom w:val="none" w:sz="0" w:space="0" w:color="auto"/>
                <w:right w:val="none" w:sz="0" w:space="0" w:color="auto"/>
              </w:divBdr>
            </w:div>
            <w:div w:id="1443039693">
              <w:marLeft w:val="0"/>
              <w:marRight w:val="0"/>
              <w:marTop w:val="0"/>
              <w:marBottom w:val="0"/>
              <w:divBdr>
                <w:top w:val="none" w:sz="0" w:space="0" w:color="auto"/>
                <w:left w:val="none" w:sz="0" w:space="0" w:color="auto"/>
                <w:bottom w:val="none" w:sz="0" w:space="0" w:color="auto"/>
                <w:right w:val="none" w:sz="0" w:space="0" w:color="auto"/>
              </w:divBdr>
            </w:div>
            <w:div w:id="76102232">
              <w:marLeft w:val="0"/>
              <w:marRight w:val="0"/>
              <w:marTop w:val="0"/>
              <w:marBottom w:val="0"/>
              <w:divBdr>
                <w:top w:val="none" w:sz="0" w:space="0" w:color="auto"/>
                <w:left w:val="none" w:sz="0" w:space="0" w:color="auto"/>
                <w:bottom w:val="none" w:sz="0" w:space="0" w:color="auto"/>
                <w:right w:val="none" w:sz="0" w:space="0" w:color="auto"/>
              </w:divBdr>
            </w:div>
            <w:div w:id="1436822566">
              <w:marLeft w:val="0"/>
              <w:marRight w:val="0"/>
              <w:marTop w:val="0"/>
              <w:marBottom w:val="0"/>
              <w:divBdr>
                <w:top w:val="none" w:sz="0" w:space="0" w:color="auto"/>
                <w:left w:val="none" w:sz="0" w:space="0" w:color="auto"/>
                <w:bottom w:val="none" w:sz="0" w:space="0" w:color="auto"/>
                <w:right w:val="none" w:sz="0" w:space="0" w:color="auto"/>
              </w:divBdr>
            </w:div>
            <w:div w:id="810367604">
              <w:marLeft w:val="0"/>
              <w:marRight w:val="0"/>
              <w:marTop w:val="0"/>
              <w:marBottom w:val="0"/>
              <w:divBdr>
                <w:top w:val="none" w:sz="0" w:space="0" w:color="auto"/>
                <w:left w:val="none" w:sz="0" w:space="0" w:color="auto"/>
                <w:bottom w:val="none" w:sz="0" w:space="0" w:color="auto"/>
                <w:right w:val="none" w:sz="0" w:space="0" w:color="auto"/>
              </w:divBdr>
            </w:div>
            <w:div w:id="197207065">
              <w:marLeft w:val="0"/>
              <w:marRight w:val="0"/>
              <w:marTop w:val="0"/>
              <w:marBottom w:val="0"/>
              <w:divBdr>
                <w:top w:val="none" w:sz="0" w:space="0" w:color="auto"/>
                <w:left w:val="none" w:sz="0" w:space="0" w:color="auto"/>
                <w:bottom w:val="none" w:sz="0" w:space="0" w:color="auto"/>
                <w:right w:val="none" w:sz="0" w:space="0" w:color="auto"/>
              </w:divBdr>
            </w:div>
            <w:div w:id="2019498435">
              <w:marLeft w:val="0"/>
              <w:marRight w:val="0"/>
              <w:marTop w:val="0"/>
              <w:marBottom w:val="0"/>
              <w:divBdr>
                <w:top w:val="none" w:sz="0" w:space="0" w:color="auto"/>
                <w:left w:val="none" w:sz="0" w:space="0" w:color="auto"/>
                <w:bottom w:val="none" w:sz="0" w:space="0" w:color="auto"/>
                <w:right w:val="none" w:sz="0" w:space="0" w:color="auto"/>
              </w:divBdr>
            </w:div>
            <w:div w:id="1602447905">
              <w:marLeft w:val="0"/>
              <w:marRight w:val="0"/>
              <w:marTop w:val="0"/>
              <w:marBottom w:val="0"/>
              <w:divBdr>
                <w:top w:val="none" w:sz="0" w:space="0" w:color="auto"/>
                <w:left w:val="none" w:sz="0" w:space="0" w:color="auto"/>
                <w:bottom w:val="none" w:sz="0" w:space="0" w:color="auto"/>
                <w:right w:val="none" w:sz="0" w:space="0" w:color="auto"/>
              </w:divBdr>
            </w:div>
            <w:div w:id="455680951">
              <w:marLeft w:val="0"/>
              <w:marRight w:val="0"/>
              <w:marTop w:val="0"/>
              <w:marBottom w:val="0"/>
              <w:divBdr>
                <w:top w:val="none" w:sz="0" w:space="0" w:color="auto"/>
                <w:left w:val="none" w:sz="0" w:space="0" w:color="auto"/>
                <w:bottom w:val="none" w:sz="0" w:space="0" w:color="auto"/>
                <w:right w:val="none" w:sz="0" w:space="0" w:color="auto"/>
              </w:divBdr>
            </w:div>
            <w:div w:id="1155222086">
              <w:marLeft w:val="0"/>
              <w:marRight w:val="0"/>
              <w:marTop w:val="0"/>
              <w:marBottom w:val="0"/>
              <w:divBdr>
                <w:top w:val="none" w:sz="0" w:space="0" w:color="auto"/>
                <w:left w:val="none" w:sz="0" w:space="0" w:color="auto"/>
                <w:bottom w:val="none" w:sz="0" w:space="0" w:color="auto"/>
                <w:right w:val="none" w:sz="0" w:space="0" w:color="auto"/>
              </w:divBdr>
            </w:div>
            <w:div w:id="133908875">
              <w:marLeft w:val="0"/>
              <w:marRight w:val="0"/>
              <w:marTop w:val="0"/>
              <w:marBottom w:val="0"/>
              <w:divBdr>
                <w:top w:val="none" w:sz="0" w:space="0" w:color="auto"/>
                <w:left w:val="none" w:sz="0" w:space="0" w:color="auto"/>
                <w:bottom w:val="none" w:sz="0" w:space="0" w:color="auto"/>
                <w:right w:val="none" w:sz="0" w:space="0" w:color="auto"/>
              </w:divBdr>
            </w:div>
            <w:div w:id="1980529808">
              <w:marLeft w:val="0"/>
              <w:marRight w:val="0"/>
              <w:marTop w:val="0"/>
              <w:marBottom w:val="0"/>
              <w:divBdr>
                <w:top w:val="none" w:sz="0" w:space="0" w:color="auto"/>
                <w:left w:val="none" w:sz="0" w:space="0" w:color="auto"/>
                <w:bottom w:val="none" w:sz="0" w:space="0" w:color="auto"/>
                <w:right w:val="none" w:sz="0" w:space="0" w:color="auto"/>
              </w:divBdr>
            </w:div>
            <w:div w:id="1542473085">
              <w:marLeft w:val="0"/>
              <w:marRight w:val="0"/>
              <w:marTop w:val="0"/>
              <w:marBottom w:val="0"/>
              <w:divBdr>
                <w:top w:val="none" w:sz="0" w:space="0" w:color="auto"/>
                <w:left w:val="none" w:sz="0" w:space="0" w:color="auto"/>
                <w:bottom w:val="none" w:sz="0" w:space="0" w:color="auto"/>
                <w:right w:val="none" w:sz="0" w:space="0" w:color="auto"/>
              </w:divBdr>
            </w:div>
            <w:div w:id="1676105657">
              <w:marLeft w:val="0"/>
              <w:marRight w:val="0"/>
              <w:marTop w:val="0"/>
              <w:marBottom w:val="0"/>
              <w:divBdr>
                <w:top w:val="none" w:sz="0" w:space="0" w:color="auto"/>
                <w:left w:val="none" w:sz="0" w:space="0" w:color="auto"/>
                <w:bottom w:val="none" w:sz="0" w:space="0" w:color="auto"/>
                <w:right w:val="none" w:sz="0" w:space="0" w:color="auto"/>
              </w:divBdr>
            </w:div>
            <w:div w:id="2079554255">
              <w:marLeft w:val="0"/>
              <w:marRight w:val="0"/>
              <w:marTop w:val="0"/>
              <w:marBottom w:val="0"/>
              <w:divBdr>
                <w:top w:val="none" w:sz="0" w:space="0" w:color="auto"/>
                <w:left w:val="none" w:sz="0" w:space="0" w:color="auto"/>
                <w:bottom w:val="none" w:sz="0" w:space="0" w:color="auto"/>
                <w:right w:val="none" w:sz="0" w:space="0" w:color="auto"/>
              </w:divBdr>
            </w:div>
            <w:div w:id="128476901">
              <w:marLeft w:val="0"/>
              <w:marRight w:val="0"/>
              <w:marTop w:val="0"/>
              <w:marBottom w:val="0"/>
              <w:divBdr>
                <w:top w:val="none" w:sz="0" w:space="0" w:color="auto"/>
                <w:left w:val="none" w:sz="0" w:space="0" w:color="auto"/>
                <w:bottom w:val="none" w:sz="0" w:space="0" w:color="auto"/>
                <w:right w:val="none" w:sz="0" w:space="0" w:color="auto"/>
              </w:divBdr>
            </w:div>
            <w:div w:id="397216462">
              <w:marLeft w:val="0"/>
              <w:marRight w:val="0"/>
              <w:marTop w:val="0"/>
              <w:marBottom w:val="0"/>
              <w:divBdr>
                <w:top w:val="none" w:sz="0" w:space="0" w:color="auto"/>
                <w:left w:val="none" w:sz="0" w:space="0" w:color="auto"/>
                <w:bottom w:val="none" w:sz="0" w:space="0" w:color="auto"/>
                <w:right w:val="none" w:sz="0" w:space="0" w:color="auto"/>
              </w:divBdr>
            </w:div>
            <w:div w:id="511453294">
              <w:marLeft w:val="0"/>
              <w:marRight w:val="0"/>
              <w:marTop w:val="0"/>
              <w:marBottom w:val="0"/>
              <w:divBdr>
                <w:top w:val="none" w:sz="0" w:space="0" w:color="auto"/>
                <w:left w:val="none" w:sz="0" w:space="0" w:color="auto"/>
                <w:bottom w:val="none" w:sz="0" w:space="0" w:color="auto"/>
                <w:right w:val="none" w:sz="0" w:space="0" w:color="auto"/>
              </w:divBdr>
            </w:div>
            <w:div w:id="118912415">
              <w:marLeft w:val="0"/>
              <w:marRight w:val="0"/>
              <w:marTop w:val="0"/>
              <w:marBottom w:val="0"/>
              <w:divBdr>
                <w:top w:val="none" w:sz="0" w:space="0" w:color="auto"/>
                <w:left w:val="none" w:sz="0" w:space="0" w:color="auto"/>
                <w:bottom w:val="none" w:sz="0" w:space="0" w:color="auto"/>
                <w:right w:val="none" w:sz="0" w:space="0" w:color="auto"/>
              </w:divBdr>
            </w:div>
            <w:div w:id="2067754550">
              <w:marLeft w:val="0"/>
              <w:marRight w:val="0"/>
              <w:marTop w:val="0"/>
              <w:marBottom w:val="0"/>
              <w:divBdr>
                <w:top w:val="none" w:sz="0" w:space="0" w:color="auto"/>
                <w:left w:val="none" w:sz="0" w:space="0" w:color="auto"/>
                <w:bottom w:val="none" w:sz="0" w:space="0" w:color="auto"/>
                <w:right w:val="none" w:sz="0" w:space="0" w:color="auto"/>
              </w:divBdr>
            </w:div>
            <w:div w:id="806316985">
              <w:marLeft w:val="0"/>
              <w:marRight w:val="0"/>
              <w:marTop w:val="0"/>
              <w:marBottom w:val="0"/>
              <w:divBdr>
                <w:top w:val="none" w:sz="0" w:space="0" w:color="auto"/>
                <w:left w:val="none" w:sz="0" w:space="0" w:color="auto"/>
                <w:bottom w:val="none" w:sz="0" w:space="0" w:color="auto"/>
                <w:right w:val="none" w:sz="0" w:space="0" w:color="auto"/>
              </w:divBdr>
            </w:div>
            <w:div w:id="882640031">
              <w:marLeft w:val="0"/>
              <w:marRight w:val="0"/>
              <w:marTop w:val="0"/>
              <w:marBottom w:val="0"/>
              <w:divBdr>
                <w:top w:val="none" w:sz="0" w:space="0" w:color="auto"/>
                <w:left w:val="none" w:sz="0" w:space="0" w:color="auto"/>
                <w:bottom w:val="none" w:sz="0" w:space="0" w:color="auto"/>
                <w:right w:val="none" w:sz="0" w:space="0" w:color="auto"/>
              </w:divBdr>
            </w:div>
            <w:div w:id="1261335909">
              <w:marLeft w:val="0"/>
              <w:marRight w:val="0"/>
              <w:marTop w:val="0"/>
              <w:marBottom w:val="0"/>
              <w:divBdr>
                <w:top w:val="none" w:sz="0" w:space="0" w:color="auto"/>
                <w:left w:val="none" w:sz="0" w:space="0" w:color="auto"/>
                <w:bottom w:val="none" w:sz="0" w:space="0" w:color="auto"/>
                <w:right w:val="none" w:sz="0" w:space="0" w:color="auto"/>
              </w:divBdr>
            </w:div>
            <w:div w:id="1407532799">
              <w:marLeft w:val="0"/>
              <w:marRight w:val="0"/>
              <w:marTop w:val="0"/>
              <w:marBottom w:val="0"/>
              <w:divBdr>
                <w:top w:val="none" w:sz="0" w:space="0" w:color="auto"/>
                <w:left w:val="none" w:sz="0" w:space="0" w:color="auto"/>
                <w:bottom w:val="none" w:sz="0" w:space="0" w:color="auto"/>
                <w:right w:val="none" w:sz="0" w:space="0" w:color="auto"/>
              </w:divBdr>
            </w:div>
            <w:div w:id="1635019790">
              <w:marLeft w:val="0"/>
              <w:marRight w:val="0"/>
              <w:marTop w:val="0"/>
              <w:marBottom w:val="0"/>
              <w:divBdr>
                <w:top w:val="none" w:sz="0" w:space="0" w:color="auto"/>
                <w:left w:val="none" w:sz="0" w:space="0" w:color="auto"/>
                <w:bottom w:val="none" w:sz="0" w:space="0" w:color="auto"/>
                <w:right w:val="none" w:sz="0" w:space="0" w:color="auto"/>
              </w:divBdr>
            </w:div>
            <w:div w:id="1885286085">
              <w:marLeft w:val="0"/>
              <w:marRight w:val="0"/>
              <w:marTop w:val="0"/>
              <w:marBottom w:val="0"/>
              <w:divBdr>
                <w:top w:val="none" w:sz="0" w:space="0" w:color="auto"/>
                <w:left w:val="none" w:sz="0" w:space="0" w:color="auto"/>
                <w:bottom w:val="none" w:sz="0" w:space="0" w:color="auto"/>
                <w:right w:val="none" w:sz="0" w:space="0" w:color="auto"/>
              </w:divBdr>
            </w:div>
            <w:div w:id="1237085700">
              <w:marLeft w:val="0"/>
              <w:marRight w:val="0"/>
              <w:marTop w:val="0"/>
              <w:marBottom w:val="0"/>
              <w:divBdr>
                <w:top w:val="none" w:sz="0" w:space="0" w:color="auto"/>
                <w:left w:val="none" w:sz="0" w:space="0" w:color="auto"/>
                <w:bottom w:val="none" w:sz="0" w:space="0" w:color="auto"/>
                <w:right w:val="none" w:sz="0" w:space="0" w:color="auto"/>
              </w:divBdr>
            </w:div>
            <w:div w:id="990213539">
              <w:marLeft w:val="0"/>
              <w:marRight w:val="0"/>
              <w:marTop w:val="0"/>
              <w:marBottom w:val="0"/>
              <w:divBdr>
                <w:top w:val="none" w:sz="0" w:space="0" w:color="auto"/>
                <w:left w:val="none" w:sz="0" w:space="0" w:color="auto"/>
                <w:bottom w:val="none" w:sz="0" w:space="0" w:color="auto"/>
                <w:right w:val="none" w:sz="0" w:space="0" w:color="auto"/>
              </w:divBdr>
            </w:div>
            <w:div w:id="725447570">
              <w:marLeft w:val="0"/>
              <w:marRight w:val="0"/>
              <w:marTop w:val="0"/>
              <w:marBottom w:val="0"/>
              <w:divBdr>
                <w:top w:val="none" w:sz="0" w:space="0" w:color="auto"/>
                <w:left w:val="none" w:sz="0" w:space="0" w:color="auto"/>
                <w:bottom w:val="none" w:sz="0" w:space="0" w:color="auto"/>
                <w:right w:val="none" w:sz="0" w:space="0" w:color="auto"/>
              </w:divBdr>
            </w:div>
            <w:div w:id="1476677667">
              <w:marLeft w:val="0"/>
              <w:marRight w:val="0"/>
              <w:marTop w:val="0"/>
              <w:marBottom w:val="0"/>
              <w:divBdr>
                <w:top w:val="none" w:sz="0" w:space="0" w:color="auto"/>
                <w:left w:val="none" w:sz="0" w:space="0" w:color="auto"/>
                <w:bottom w:val="none" w:sz="0" w:space="0" w:color="auto"/>
                <w:right w:val="none" w:sz="0" w:space="0" w:color="auto"/>
              </w:divBdr>
            </w:div>
            <w:div w:id="2082217131">
              <w:marLeft w:val="0"/>
              <w:marRight w:val="0"/>
              <w:marTop w:val="0"/>
              <w:marBottom w:val="0"/>
              <w:divBdr>
                <w:top w:val="none" w:sz="0" w:space="0" w:color="auto"/>
                <w:left w:val="none" w:sz="0" w:space="0" w:color="auto"/>
                <w:bottom w:val="none" w:sz="0" w:space="0" w:color="auto"/>
                <w:right w:val="none" w:sz="0" w:space="0" w:color="auto"/>
              </w:divBdr>
            </w:div>
            <w:div w:id="1363744703">
              <w:marLeft w:val="0"/>
              <w:marRight w:val="0"/>
              <w:marTop w:val="0"/>
              <w:marBottom w:val="0"/>
              <w:divBdr>
                <w:top w:val="none" w:sz="0" w:space="0" w:color="auto"/>
                <w:left w:val="none" w:sz="0" w:space="0" w:color="auto"/>
                <w:bottom w:val="none" w:sz="0" w:space="0" w:color="auto"/>
                <w:right w:val="none" w:sz="0" w:space="0" w:color="auto"/>
              </w:divBdr>
            </w:div>
            <w:div w:id="174343555">
              <w:marLeft w:val="0"/>
              <w:marRight w:val="0"/>
              <w:marTop w:val="0"/>
              <w:marBottom w:val="0"/>
              <w:divBdr>
                <w:top w:val="none" w:sz="0" w:space="0" w:color="auto"/>
                <w:left w:val="none" w:sz="0" w:space="0" w:color="auto"/>
                <w:bottom w:val="none" w:sz="0" w:space="0" w:color="auto"/>
                <w:right w:val="none" w:sz="0" w:space="0" w:color="auto"/>
              </w:divBdr>
            </w:div>
            <w:div w:id="1097754530">
              <w:marLeft w:val="0"/>
              <w:marRight w:val="0"/>
              <w:marTop w:val="0"/>
              <w:marBottom w:val="0"/>
              <w:divBdr>
                <w:top w:val="none" w:sz="0" w:space="0" w:color="auto"/>
                <w:left w:val="none" w:sz="0" w:space="0" w:color="auto"/>
                <w:bottom w:val="none" w:sz="0" w:space="0" w:color="auto"/>
                <w:right w:val="none" w:sz="0" w:space="0" w:color="auto"/>
              </w:divBdr>
            </w:div>
            <w:div w:id="1291285162">
              <w:marLeft w:val="0"/>
              <w:marRight w:val="0"/>
              <w:marTop w:val="0"/>
              <w:marBottom w:val="0"/>
              <w:divBdr>
                <w:top w:val="none" w:sz="0" w:space="0" w:color="auto"/>
                <w:left w:val="none" w:sz="0" w:space="0" w:color="auto"/>
                <w:bottom w:val="none" w:sz="0" w:space="0" w:color="auto"/>
                <w:right w:val="none" w:sz="0" w:space="0" w:color="auto"/>
              </w:divBdr>
            </w:div>
            <w:div w:id="290669650">
              <w:marLeft w:val="0"/>
              <w:marRight w:val="0"/>
              <w:marTop w:val="0"/>
              <w:marBottom w:val="0"/>
              <w:divBdr>
                <w:top w:val="none" w:sz="0" w:space="0" w:color="auto"/>
                <w:left w:val="none" w:sz="0" w:space="0" w:color="auto"/>
                <w:bottom w:val="none" w:sz="0" w:space="0" w:color="auto"/>
                <w:right w:val="none" w:sz="0" w:space="0" w:color="auto"/>
              </w:divBdr>
            </w:div>
            <w:div w:id="159467695">
              <w:marLeft w:val="0"/>
              <w:marRight w:val="0"/>
              <w:marTop w:val="0"/>
              <w:marBottom w:val="0"/>
              <w:divBdr>
                <w:top w:val="none" w:sz="0" w:space="0" w:color="auto"/>
                <w:left w:val="none" w:sz="0" w:space="0" w:color="auto"/>
                <w:bottom w:val="none" w:sz="0" w:space="0" w:color="auto"/>
                <w:right w:val="none" w:sz="0" w:space="0" w:color="auto"/>
              </w:divBdr>
            </w:div>
            <w:div w:id="1998148218">
              <w:marLeft w:val="0"/>
              <w:marRight w:val="0"/>
              <w:marTop w:val="0"/>
              <w:marBottom w:val="0"/>
              <w:divBdr>
                <w:top w:val="none" w:sz="0" w:space="0" w:color="auto"/>
                <w:left w:val="none" w:sz="0" w:space="0" w:color="auto"/>
                <w:bottom w:val="none" w:sz="0" w:space="0" w:color="auto"/>
                <w:right w:val="none" w:sz="0" w:space="0" w:color="auto"/>
              </w:divBdr>
            </w:div>
            <w:div w:id="607586713">
              <w:marLeft w:val="0"/>
              <w:marRight w:val="0"/>
              <w:marTop w:val="0"/>
              <w:marBottom w:val="0"/>
              <w:divBdr>
                <w:top w:val="none" w:sz="0" w:space="0" w:color="auto"/>
                <w:left w:val="none" w:sz="0" w:space="0" w:color="auto"/>
                <w:bottom w:val="none" w:sz="0" w:space="0" w:color="auto"/>
                <w:right w:val="none" w:sz="0" w:space="0" w:color="auto"/>
              </w:divBdr>
            </w:div>
            <w:div w:id="858852358">
              <w:marLeft w:val="0"/>
              <w:marRight w:val="0"/>
              <w:marTop w:val="0"/>
              <w:marBottom w:val="0"/>
              <w:divBdr>
                <w:top w:val="none" w:sz="0" w:space="0" w:color="auto"/>
                <w:left w:val="none" w:sz="0" w:space="0" w:color="auto"/>
                <w:bottom w:val="none" w:sz="0" w:space="0" w:color="auto"/>
                <w:right w:val="none" w:sz="0" w:space="0" w:color="auto"/>
              </w:divBdr>
            </w:div>
            <w:div w:id="1601177023">
              <w:marLeft w:val="0"/>
              <w:marRight w:val="0"/>
              <w:marTop w:val="0"/>
              <w:marBottom w:val="0"/>
              <w:divBdr>
                <w:top w:val="none" w:sz="0" w:space="0" w:color="auto"/>
                <w:left w:val="none" w:sz="0" w:space="0" w:color="auto"/>
                <w:bottom w:val="none" w:sz="0" w:space="0" w:color="auto"/>
                <w:right w:val="none" w:sz="0" w:space="0" w:color="auto"/>
              </w:divBdr>
            </w:div>
            <w:div w:id="50617205">
              <w:marLeft w:val="0"/>
              <w:marRight w:val="0"/>
              <w:marTop w:val="0"/>
              <w:marBottom w:val="0"/>
              <w:divBdr>
                <w:top w:val="none" w:sz="0" w:space="0" w:color="auto"/>
                <w:left w:val="none" w:sz="0" w:space="0" w:color="auto"/>
                <w:bottom w:val="none" w:sz="0" w:space="0" w:color="auto"/>
                <w:right w:val="none" w:sz="0" w:space="0" w:color="auto"/>
              </w:divBdr>
            </w:div>
            <w:div w:id="1260673205">
              <w:marLeft w:val="0"/>
              <w:marRight w:val="0"/>
              <w:marTop w:val="0"/>
              <w:marBottom w:val="0"/>
              <w:divBdr>
                <w:top w:val="none" w:sz="0" w:space="0" w:color="auto"/>
                <w:left w:val="none" w:sz="0" w:space="0" w:color="auto"/>
                <w:bottom w:val="none" w:sz="0" w:space="0" w:color="auto"/>
                <w:right w:val="none" w:sz="0" w:space="0" w:color="auto"/>
              </w:divBdr>
            </w:div>
            <w:div w:id="1101679068">
              <w:marLeft w:val="0"/>
              <w:marRight w:val="0"/>
              <w:marTop w:val="0"/>
              <w:marBottom w:val="0"/>
              <w:divBdr>
                <w:top w:val="none" w:sz="0" w:space="0" w:color="auto"/>
                <w:left w:val="none" w:sz="0" w:space="0" w:color="auto"/>
                <w:bottom w:val="none" w:sz="0" w:space="0" w:color="auto"/>
                <w:right w:val="none" w:sz="0" w:space="0" w:color="auto"/>
              </w:divBdr>
            </w:div>
            <w:div w:id="382606540">
              <w:marLeft w:val="0"/>
              <w:marRight w:val="0"/>
              <w:marTop w:val="0"/>
              <w:marBottom w:val="0"/>
              <w:divBdr>
                <w:top w:val="none" w:sz="0" w:space="0" w:color="auto"/>
                <w:left w:val="none" w:sz="0" w:space="0" w:color="auto"/>
                <w:bottom w:val="none" w:sz="0" w:space="0" w:color="auto"/>
                <w:right w:val="none" w:sz="0" w:space="0" w:color="auto"/>
              </w:divBdr>
            </w:div>
            <w:div w:id="1431388240">
              <w:marLeft w:val="0"/>
              <w:marRight w:val="0"/>
              <w:marTop w:val="0"/>
              <w:marBottom w:val="0"/>
              <w:divBdr>
                <w:top w:val="none" w:sz="0" w:space="0" w:color="auto"/>
                <w:left w:val="none" w:sz="0" w:space="0" w:color="auto"/>
                <w:bottom w:val="none" w:sz="0" w:space="0" w:color="auto"/>
                <w:right w:val="none" w:sz="0" w:space="0" w:color="auto"/>
              </w:divBdr>
            </w:div>
            <w:div w:id="1568301635">
              <w:marLeft w:val="0"/>
              <w:marRight w:val="0"/>
              <w:marTop w:val="0"/>
              <w:marBottom w:val="0"/>
              <w:divBdr>
                <w:top w:val="none" w:sz="0" w:space="0" w:color="auto"/>
                <w:left w:val="none" w:sz="0" w:space="0" w:color="auto"/>
                <w:bottom w:val="none" w:sz="0" w:space="0" w:color="auto"/>
                <w:right w:val="none" w:sz="0" w:space="0" w:color="auto"/>
              </w:divBdr>
            </w:div>
            <w:div w:id="916593105">
              <w:marLeft w:val="0"/>
              <w:marRight w:val="0"/>
              <w:marTop w:val="0"/>
              <w:marBottom w:val="0"/>
              <w:divBdr>
                <w:top w:val="none" w:sz="0" w:space="0" w:color="auto"/>
                <w:left w:val="none" w:sz="0" w:space="0" w:color="auto"/>
                <w:bottom w:val="none" w:sz="0" w:space="0" w:color="auto"/>
                <w:right w:val="none" w:sz="0" w:space="0" w:color="auto"/>
              </w:divBdr>
            </w:div>
            <w:div w:id="1700231197">
              <w:marLeft w:val="0"/>
              <w:marRight w:val="0"/>
              <w:marTop w:val="0"/>
              <w:marBottom w:val="0"/>
              <w:divBdr>
                <w:top w:val="none" w:sz="0" w:space="0" w:color="auto"/>
                <w:left w:val="none" w:sz="0" w:space="0" w:color="auto"/>
                <w:bottom w:val="none" w:sz="0" w:space="0" w:color="auto"/>
                <w:right w:val="none" w:sz="0" w:space="0" w:color="auto"/>
              </w:divBdr>
            </w:div>
            <w:div w:id="329061008">
              <w:marLeft w:val="0"/>
              <w:marRight w:val="0"/>
              <w:marTop w:val="0"/>
              <w:marBottom w:val="0"/>
              <w:divBdr>
                <w:top w:val="none" w:sz="0" w:space="0" w:color="auto"/>
                <w:left w:val="none" w:sz="0" w:space="0" w:color="auto"/>
                <w:bottom w:val="none" w:sz="0" w:space="0" w:color="auto"/>
                <w:right w:val="none" w:sz="0" w:space="0" w:color="auto"/>
              </w:divBdr>
            </w:div>
            <w:div w:id="892695811">
              <w:marLeft w:val="0"/>
              <w:marRight w:val="0"/>
              <w:marTop w:val="0"/>
              <w:marBottom w:val="0"/>
              <w:divBdr>
                <w:top w:val="none" w:sz="0" w:space="0" w:color="auto"/>
                <w:left w:val="none" w:sz="0" w:space="0" w:color="auto"/>
                <w:bottom w:val="none" w:sz="0" w:space="0" w:color="auto"/>
                <w:right w:val="none" w:sz="0" w:space="0" w:color="auto"/>
              </w:divBdr>
            </w:div>
            <w:div w:id="518156023">
              <w:marLeft w:val="0"/>
              <w:marRight w:val="0"/>
              <w:marTop w:val="0"/>
              <w:marBottom w:val="0"/>
              <w:divBdr>
                <w:top w:val="none" w:sz="0" w:space="0" w:color="auto"/>
                <w:left w:val="none" w:sz="0" w:space="0" w:color="auto"/>
                <w:bottom w:val="none" w:sz="0" w:space="0" w:color="auto"/>
                <w:right w:val="none" w:sz="0" w:space="0" w:color="auto"/>
              </w:divBdr>
            </w:div>
            <w:div w:id="358510401">
              <w:marLeft w:val="0"/>
              <w:marRight w:val="0"/>
              <w:marTop w:val="0"/>
              <w:marBottom w:val="0"/>
              <w:divBdr>
                <w:top w:val="none" w:sz="0" w:space="0" w:color="auto"/>
                <w:left w:val="none" w:sz="0" w:space="0" w:color="auto"/>
                <w:bottom w:val="none" w:sz="0" w:space="0" w:color="auto"/>
                <w:right w:val="none" w:sz="0" w:space="0" w:color="auto"/>
              </w:divBdr>
            </w:div>
            <w:div w:id="753092068">
              <w:marLeft w:val="0"/>
              <w:marRight w:val="0"/>
              <w:marTop w:val="0"/>
              <w:marBottom w:val="0"/>
              <w:divBdr>
                <w:top w:val="none" w:sz="0" w:space="0" w:color="auto"/>
                <w:left w:val="none" w:sz="0" w:space="0" w:color="auto"/>
                <w:bottom w:val="none" w:sz="0" w:space="0" w:color="auto"/>
                <w:right w:val="none" w:sz="0" w:space="0" w:color="auto"/>
              </w:divBdr>
            </w:div>
            <w:div w:id="1197230811">
              <w:marLeft w:val="0"/>
              <w:marRight w:val="0"/>
              <w:marTop w:val="0"/>
              <w:marBottom w:val="0"/>
              <w:divBdr>
                <w:top w:val="none" w:sz="0" w:space="0" w:color="auto"/>
                <w:left w:val="none" w:sz="0" w:space="0" w:color="auto"/>
                <w:bottom w:val="none" w:sz="0" w:space="0" w:color="auto"/>
                <w:right w:val="none" w:sz="0" w:space="0" w:color="auto"/>
              </w:divBdr>
            </w:div>
            <w:div w:id="1566723092">
              <w:marLeft w:val="0"/>
              <w:marRight w:val="0"/>
              <w:marTop w:val="0"/>
              <w:marBottom w:val="0"/>
              <w:divBdr>
                <w:top w:val="none" w:sz="0" w:space="0" w:color="auto"/>
                <w:left w:val="none" w:sz="0" w:space="0" w:color="auto"/>
                <w:bottom w:val="none" w:sz="0" w:space="0" w:color="auto"/>
                <w:right w:val="none" w:sz="0" w:space="0" w:color="auto"/>
              </w:divBdr>
            </w:div>
            <w:div w:id="740712100">
              <w:marLeft w:val="0"/>
              <w:marRight w:val="0"/>
              <w:marTop w:val="0"/>
              <w:marBottom w:val="0"/>
              <w:divBdr>
                <w:top w:val="none" w:sz="0" w:space="0" w:color="auto"/>
                <w:left w:val="none" w:sz="0" w:space="0" w:color="auto"/>
                <w:bottom w:val="none" w:sz="0" w:space="0" w:color="auto"/>
                <w:right w:val="none" w:sz="0" w:space="0" w:color="auto"/>
              </w:divBdr>
            </w:div>
            <w:div w:id="1756703839">
              <w:marLeft w:val="0"/>
              <w:marRight w:val="0"/>
              <w:marTop w:val="0"/>
              <w:marBottom w:val="0"/>
              <w:divBdr>
                <w:top w:val="none" w:sz="0" w:space="0" w:color="auto"/>
                <w:left w:val="none" w:sz="0" w:space="0" w:color="auto"/>
                <w:bottom w:val="none" w:sz="0" w:space="0" w:color="auto"/>
                <w:right w:val="none" w:sz="0" w:space="0" w:color="auto"/>
              </w:divBdr>
            </w:div>
            <w:div w:id="1403065386">
              <w:marLeft w:val="0"/>
              <w:marRight w:val="0"/>
              <w:marTop w:val="0"/>
              <w:marBottom w:val="0"/>
              <w:divBdr>
                <w:top w:val="none" w:sz="0" w:space="0" w:color="auto"/>
                <w:left w:val="none" w:sz="0" w:space="0" w:color="auto"/>
                <w:bottom w:val="none" w:sz="0" w:space="0" w:color="auto"/>
                <w:right w:val="none" w:sz="0" w:space="0" w:color="auto"/>
              </w:divBdr>
            </w:div>
            <w:div w:id="493109986">
              <w:marLeft w:val="0"/>
              <w:marRight w:val="0"/>
              <w:marTop w:val="0"/>
              <w:marBottom w:val="0"/>
              <w:divBdr>
                <w:top w:val="none" w:sz="0" w:space="0" w:color="auto"/>
                <w:left w:val="none" w:sz="0" w:space="0" w:color="auto"/>
                <w:bottom w:val="none" w:sz="0" w:space="0" w:color="auto"/>
                <w:right w:val="none" w:sz="0" w:space="0" w:color="auto"/>
              </w:divBdr>
            </w:div>
            <w:div w:id="2126196459">
              <w:marLeft w:val="0"/>
              <w:marRight w:val="0"/>
              <w:marTop w:val="0"/>
              <w:marBottom w:val="0"/>
              <w:divBdr>
                <w:top w:val="none" w:sz="0" w:space="0" w:color="auto"/>
                <w:left w:val="none" w:sz="0" w:space="0" w:color="auto"/>
                <w:bottom w:val="none" w:sz="0" w:space="0" w:color="auto"/>
                <w:right w:val="none" w:sz="0" w:space="0" w:color="auto"/>
              </w:divBdr>
            </w:div>
            <w:div w:id="2064402121">
              <w:marLeft w:val="0"/>
              <w:marRight w:val="0"/>
              <w:marTop w:val="0"/>
              <w:marBottom w:val="0"/>
              <w:divBdr>
                <w:top w:val="none" w:sz="0" w:space="0" w:color="auto"/>
                <w:left w:val="none" w:sz="0" w:space="0" w:color="auto"/>
                <w:bottom w:val="none" w:sz="0" w:space="0" w:color="auto"/>
                <w:right w:val="none" w:sz="0" w:space="0" w:color="auto"/>
              </w:divBdr>
            </w:div>
            <w:div w:id="668606983">
              <w:marLeft w:val="0"/>
              <w:marRight w:val="0"/>
              <w:marTop w:val="0"/>
              <w:marBottom w:val="0"/>
              <w:divBdr>
                <w:top w:val="none" w:sz="0" w:space="0" w:color="auto"/>
                <w:left w:val="none" w:sz="0" w:space="0" w:color="auto"/>
                <w:bottom w:val="none" w:sz="0" w:space="0" w:color="auto"/>
                <w:right w:val="none" w:sz="0" w:space="0" w:color="auto"/>
              </w:divBdr>
            </w:div>
            <w:div w:id="1899972774">
              <w:marLeft w:val="0"/>
              <w:marRight w:val="0"/>
              <w:marTop w:val="0"/>
              <w:marBottom w:val="0"/>
              <w:divBdr>
                <w:top w:val="none" w:sz="0" w:space="0" w:color="auto"/>
                <w:left w:val="none" w:sz="0" w:space="0" w:color="auto"/>
                <w:bottom w:val="none" w:sz="0" w:space="0" w:color="auto"/>
                <w:right w:val="none" w:sz="0" w:space="0" w:color="auto"/>
              </w:divBdr>
            </w:div>
            <w:div w:id="597450646">
              <w:marLeft w:val="0"/>
              <w:marRight w:val="0"/>
              <w:marTop w:val="0"/>
              <w:marBottom w:val="0"/>
              <w:divBdr>
                <w:top w:val="none" w:sz="0" w:space="0" w:color="auto"/>
                <w:left w:val="none" w:sz="0" w:space="0" w:color="auto"/>
                <w:bottom w:val="none" w:sz="0" w:space="0" w:color="auto"/>
                <w:right w:val="none" w:sz="0" w:space="0" w:color="auto"/>
              </w:divBdr>
            </w:div>
            <w:div w:id="672219587">
              <w:marLeft w:val="0"/>
              <w:marRight w:val="0"/>
              <w:marTop w:val="0"/>
              <w:marBottom w:val="0"/>
              <w:divBdr>
                <w:top w:val="none" w:sz="0" w:space="0" w:color="auto"/>
                <w:left w:val="none" w:sz="0" w:space="0" w:color="auto"/>
                <w:bottom w:val="none" w:sz="0" w:space="0" w:color="auto"/>
                <w:right w:val="none" w:sz="0" w:space="0" w:color="auto"/>
              </w:divBdr>
            </w:div>
            <w:div w:id="19089014">
              <w:marLeft w:val="0"/>
              <w:marRight w:val="0"/>
              <w:marTop w:val="0"/>
              <w:marBottom w:val="0"/>
              <w:divBdr>
                <w:top w:val="none" w:sz="0" w:space="0" w:color="auto"/>
                <w:left w:val="none" w:sz="0" w:space="0" w:color="auto"/>
                <w:bottom w:val="none" w:sz="0" w:space="0" w:color="auto"/>
                <w:right w:val="none" w:sz="0" w:space="0" w:color="auto"/>
              </w:divBdr>
            </w:div>
            <w:div w:id="933125730">
              <w:marLeft w:val="0"/>
              <w:marRight w:val="0"/>
              <w:marTop w:val="0"/>
              <w:marBottom w:val="0"/>
              <w:divBdr>
                <w:top w:val="none" w:sz="0" w:space="0" w:color="auto"/>
                <w:left w:val="none" w:sz="0" w:space="0" w:color="auto"/>
                <w:bottom w:val="none" w:sz="0" w:space="0" w:color="auto"/>
                <w:right w:val="none" w:sz="0" w:space="0" w:color="auto"/>
              </w:divBdr>
            </w:div>
            <w:div w:id="127016417">
              <w:marLeft w:val="0"/>
              <w:marRight w:val="0"/>
              <w:marTop w:val="0"/>
              <w:marBottom w:val="0"/>
              <w:divBdr>
                <w:top w:val="none" w:sz="0" w:space="0" w:color="auto"/>
                <w:left w:val="none" w:sz="0" w:space="0" w:color="auto"/>
                <w:bottom w:val="none" w:sz="0" w:space="0" w:color="auto"/>
                <w:right w:val="none" w:sz="0" w:space="0" w:color="auto"/>
              </w:divBdr>
            </w:div>
            <w:div w:id="1249079276">
              <w:marLeft w:val="0"/>
              <w:marRight w:val="0"/>
              <w:marTop w:val="0"/>
              <w:marBottom w:val="0"/>
              <w:divBdr>
                <w:top w:val="none" w:sz="0" w:space="0" w:color="auto"/>
                <w:left w:val="none" w:sz="0" w:space="0" w:color="auto"/>
                <w:bottom w:val="none" w:sz="0" w:space="0" w:color="auto"/>
                <w:right w:val="none" w:sz="0" w:space="0" w:color="auto"/>
              </w:divBdr>
            </w:div>
            <w:div w:id="1240754818">
              <w:marLeft w:val="0"/>
              <w:marRight w:val="0"/>
              <w:marTop w:val="0"/>
              <w:marBottom w:val="0"/>
              <w:divBdr>
                <w:top w:val="none" w:sz="0" w:space="0" w:color="auto"/>
                <w:left w:val="none" w:sz="0" w:space="0" w:color="auto"/>
                <w:bottom w:val="none" w:sz="0" w:space="0" w:color="auto"/>
                <w:right w:val="none" w:sz="0" w:space="0" w:color="auto"/>
              </w:divBdr>
            </w:div>
            <w:div w:id="650864664">
              <w:marLeft w:val="0"/>
              <w:marRight w:val="0"/>
              <w:marTop w:val="0"/>
              <w:marBottom w:val="0"/>
              <w:divBdr>
                <w:top w:val="none" w:sz="0" w:space="0" w:color="auto"/>
                <w:left w:val="none" w:sz="0" w:space="0" w:color="auto"/>
                <w:bottom w:val="none" w:sz="0" w:space="0" w:color="auto"/>
                <w:right w:val="none" w:sz="0" w:space="0" w:color="auto"/>
              </w:divBdr>
            </w:div>
            <w:div w:id="296498018">
              <w:marLeft w:val="0"/>
              <w:marRight w:val="0"/>
              <w:marTop w:val="0"/>
              <w:marBottom w:val="0"/>
              <w:divBdr>
                <w:top w:val="none" w:sz="0" w:space="0" w:color="auto"/>
                <w:left w:val="none" w:sz="0" w:space="0" w:color="auto"/>
                <w:bottom w:val="none" w:sz="0" w:space="0" w:color="auto"/>
                <w:right w:val="none" w:sz="0" w:space="0" w:color="auto"/>
              </w:divBdr>
            </w:div>
            <w:div w:id="1160273612">
              <w:marLeft w:val="0"/>
              <w:marRight w:val="0"/>
              <w:marTop w:val="0"/>
              <w:marBottom w:val="0"/>
              <w:divBdr>
                <w:top w:val="none" w:sz="0" w:space="0" w:color="auto"/>
                <w:left w:val="none" w:sz="0" w:space="0" w:color="auto"/>
                <w:bottom w:val="none" w:sz="0" w:space="0" w:color="auto"/>
                <w:right w:val="none" w:sz="0" w:space="0" w:color="auto"/>
              </w:divBdr>
            </w:div>
            <w:div w:id="1297175579">
              <w:marLeft w:val="0"/>
              <w:marRight w:val="0"/>
              <w:marTop w:val="0"/>
              <w:marBottom w:val="0"/>
              <w:divBdr>
                <w:top w:val="none" w:sz="0" w:space="0" w:color="auto"/>
                <w:left w:val="none" w:sz="0" w:space="0" w:color="auto"/>
                <w:bottom w:val="none" w:sz="0" w:space="0" w:color="auto"/>
                <w:right w:val="none" w:sz="0" w:space="0" w:color="auto"/>
              </w:divBdr>
            </w:div>
            <w:div w:id="904879756">
              <w:marLeft w:val="0"/>
              <w:marRight w:val="0"/>
              <w:marTop w:val="0"/>
              <w:marBottom w:val="0"/>
              <w:divBdr>
                <w:top w:val="none" w:sz="0" w:space="0" w:color="auto"/>
                <w:left w:val="none" w:sz="0" w:space="0" w:color="auto"/>
                <w:bottom w:val="none" w:sz="0" w:space="0" w:color="auto"/>
                <w:right w:val="none" w:sz="0" w:space="0" w:color="auto"/>
              </w:divBdr>
            </w:div>
            <w:div w:id="880480722">
              <w:marLeft w:val="0"/>
              <w:marRight w:val="0"/>
              <w:marTop w:val="0"/>
              <w:marBottom w:val="0"/>
              <w:divBdr>
                <w:top w:val="none" w:sz="0" w:space="0" w:color="auto"/>
                <w:left w:val="none" w:sz="0" w:space="0" w:color="auto"/>
                <w:bottom w:val="none" w:sz="0" w:space="0" w:color="auto"/>
                <w:right w:val="none" w:sz="0" w:space="0" w:color="auto"/>
              </w:divBdr>
            </w:div>
            <w:div w:id="569387896">
              <w:marLeft w:val="0"/>
              <w:marRight w:val="0"/>
              <w:marTop w:val="0"/>
              <w:marBottom w:val="0"/>
              <w:divBdr>
                <w:top w:val="none" w:sz="0" w:space="0" w:color="auto"/>
                <w:left w:val="none" w:sz="0" w:space="0" w:color="auto"/>
                <w:bottom w:val="none" w:sz="0" w:space="0" w:color="auto"/>
                <w:right w:val="none" w:sz="0" w:space="0" w:color="auto"/>
              </w:divBdr>
            </w:div>
            <w:div w:id="828718097">
              <w:marLeft w:val="0"/>
              <w:marRight w:val="0"/>
              <w:marTop w:val="0"/>
              <w:marBottom w:val="0"/>
              <w:divBdr>
                <w:top w:val="none" w:sz="0" w:space="0" w:color="auto"/>
                <w:left w:val="none" w:sz="0" w:space="0" w:color="auto"/>
                <w:bottom w:val="none" w:sz="0" w:space="0" w:color="auto"/>
                <w:right w:val="none" w:sz="0" w:space="0" w:color="auto"/>
              </w:divBdr>
            </w:div>
            <w:div w:id="2030714378">
              <w:marLeft w:val="0"/>
              <w:marRight w:val="0"/>
              <w:marTop w:val="0"/>
              <w:marBottom w:val="0"/>
              <w:divBdr>
                <w:top w:val="none" w:sz="0" w:space="0" w:color="auto"/>
                <w:left w:val="none" w:sz="0" w:space="0" w:color="auto"/>
                <w:bottom w:val="none" w:sz="0" w:space="0" w:color="auto"/>
                <w:right w:val="none" w:sz="0" w:space="0" w:color="auto"/>
              </w:divBdr>
            </w:div>
            <w:div w:id="465441042">
              <w:marLeft w:val="0"/>
              <w:marRight w:val="0"/>
              <w:marTop w:val="0"/>
              <w:marBottom w:val="0"/>
              <w:divBdr>
                <w:top w:val="none" w:sz="0" w:space="0" w:color="auto"/>
                <w:left w:val="none" w:sz="0" w:space="0" w:color="auto"/>
                <w:bottom w:val="none" w:sz="0" w:space="0" w:color="auto"/>
                <w:right w:val="none" w:sz="0" w:space="0" w:color="auto"/>
              </w:divBdr>
            </w:div>
            <w:div w:id="1527405575">
              <w:marLeft w:val="0"/>
              <w:marRight w:val="0"/>
              <w:marTop w:val="0"/>
              <w:marBottom w:val="0"/>
              <w:divBdr>
                <w:top w:val="none" w:sz="0" w:space="0" w:color="auto"/>
                <w:left w:val="none" w:sz="0" w:space="0" w:color="auto"/>
                <w:bottom w:val="none" w:sz="0" w:space="0" w:color="auto"/>
                <w:right w:val="none" w:sz="0" w:space="0" w:color="auto"/>
              </w:divBdr>
            </w:div>
            <w:div w:id="465195774">
              <w:marLeft w:val="0"/>
              <w:marRight w:val="0"/>
              <w:marTop w:val="0"/>
              <w:marBottom w:val="0"/>
              <w:divBdr>
                <w:top w:val="none" w:sz="0" w:space="0" w:color="auto"/>
                <w:left w:val="none" w:sz="0" w:space="0" w:color="auto"/>
                <w:bottom w:val="none" w:sz="0" w:space="0" w:color="auto"/>
                <w:right w:val="none" w:sz="0" w:space="0" w:color="auto"/>
              </w:divBdr>
            </w:div>
            <w:div w:id="90514903">
              <w:marLeft w:val="0"/>
              <w:marRight w:val="0"/>
              <w:marTop w:val="0"/>
              <w:marBottom w:val="0"/>
              <w:divBdr>
                <w:top w:val="none" w:sz="0" w:space="0" w:color="auto"/>
                <w:left w:val="none" w:sz="0" w:space="0" w:color="auto"/>
                <w:bottom w:val="none" w:sz="0" w:space="0" w:color="auto"/>
                <w:right w:val="none" w:sz="0" w:space="0" w:color="auto"/>
              </w:divBdr>
            </w:div>
            <w:div w:id="711616820">
              <w:marLeft w:val="0"/>
              <w:marRight w:val="0"/>
              <w:marTop w:val="0"/>
              <w:marBottom w:val="0"/>
              <w:divBdr>
                <w:top w:val="none" w:sz="0" w:space="0" w:color="auto"/>
                <w:left w:val="none" w:sz="0" w:space="0" w:color="auto"/>
                <w:bottom w:val="none" w:sz="0" w:space="0" w:color="auto"/>
                <w:right w:val="none" w:sz="0" w:space="0" w:color="auto"/>
              </w:divBdr>
            </w:div>
            <w:div w:id="375551044">
              <w:marLeft w:val="0"/>
              <w:marRight w:val="0"/>
              <w:marTop w:val="0"/>
              <w:marBottom w:val="0"/>
              <w:divBdr>
                <w:top w:val="none" w:sz="0" w:space="0" w:color="auto"/>
                <w:left w:val="none" w:sz="0" w:space="0" w:color="auto"/>
                <w:bottom w:val="none" w:sz="0" w:space="0" w:color="auto"/>
                <w:right w:val="none" w:sz="0" w:space="0" w:color="auto"/>
              </w:divBdr>
            </w:div>
            <w:div w:id="2010282486">
              <w:marLeft w:val="0"/>
              <w:marRight w:val="0"/>
              <w:marTop w:val="0"/>
              <w:marBottom w:val="0"/>
              <w:divBdr>
                <w:top w:val="none" w:sz="0" w:space="0" w:color="auto"/>
                <w:left w:val="none" w:sz="0" w:space="0" w:color="auto"/>
                <w:bottom w:val="none" w:sz="0" w:space="0" w:color="auto"/>
                <w:right w:val="none" w:sz="0" w:space="0" w:color="auto"/>
              </w:divBdr>
            </w:div>
            <w:div w:id="1977445363">
              <w:marLeft w:val="0"/>
              <w:marRight w:val="0"/>
              <w:marTop w:val="0"/>
              <w:marBottom w:val="0"/>
              <w:divBdr>
                <w:top w:val="none" w:sz="0" w:space="0" w:color="auto"/>
                <w:left w:val="none" w:sz="0" w:space="0" w:color="auto"/>
                <w:bottom w:val="none" w:sz="0" w:space="0" w:color="auto"/>
                <w:right w:val="none" w:sz="0" w:space="0" w:color="auto"/>
              </w:divBdr>
            </w:div>
            <w:div w:id="2023698529">
              <w:marLeft w:val="0"/>
              <w:marRight w:val="0"/>
              <w:marTop w:val="0"/>
              <w:marBottom w:val="0"/>
              <w:divBdr>
                <w:top w:val="none" w:sz="0" w:space="0" w:color="auto"/>
                <w:left w:val="none" w:sz="0" w:space="0" w:color="auto"/>
                <w:bottom w:val="none" w:sz="0" w:space="0" w:color="auto"/>
                <w:right w:val="none" w:sz="0" w:space="0" w:color="auto"/>
              </w:divBdr>
            </w:div>
            <w:div w:id="306517142">
              <w:marLeft w:val="0"/>
              <w:marRight w:val="0"/>
              <w:marTop w:val="0"/>
              <w:marBottom w:val="0"/>
              <w:divBdr>
                <w:top w:val="none" w:sz="0" w:space="0" w:color="auto"/>
                <w:left w:val="none" w:sz="0" w:space="0" w:color="auto"/>
                <w:bottom w:val="none" w:sz="0" w:space="0" w:color="auto"/>
                <w:right w:val="none" w:sz="0" w:space="0" w:color="auto"/>
              </w:divBdr>
            </w:div>
            <w:div w:id="1245841653">
              <w:marLeft w:val="0"/>
              <w:marRight w:val="0"/>
              <w:marTop w:val="0"/>
              <w:marBottom w:val="0"/>
              <w:divBdr>
                <w:top w:val="none" w:sz="0" w:space="0" w:color="auto"/>
                <w:left w:val="none" w:sz="0" w:space="0" w:color="auto"/>
                <w:bottom w:val="none" w:sz="0" w:space="0" w:color="auto"/>
                <w:right w:val="none" w:sz="0" w:space="0" w:color="auto"/>
              </w:divBdr>
            </w:div>
            <w:div w:id="417992304">
              <w:marLeft w:val="0"/>
              <w:marRight w:val="0"/>
              <w:marTop w:val="0"/>
              <w:marBottom w:val="0"/>
              <w:divBdr>
                <w:top w:val="none" w:sz="0" w:space="0" w:color="auto"/>
                <w:left w:val="none" w:sz="0" w:space="0" w:color="auto"/>
                <w:bottom w:val="none" w:sz="0" w:space="0" w:color="auto"/>
                <w:right w:val="none" w:sz="0" w:space="0" w:color="auto"/>
              </w:divBdr>
            </w:div>
            <w:div w:id="1592202137">
              <w:marLeft w:val="0"/>
              <w:marRight w:val="0"/>
              <w:marTop w:val="0"/>
              <w:marBottom w:val="0"/>
              <w:divBdr>
                <w:top w:val="none" w:sz="0" w:space="0" w:color="auto"/>
                <w:left w:val="none" w:sz="0" w:space="0" w:color="auto"/>
                <w:bottom w:val="none" w:sz="0" w:space="0" w:color="auto"/>
                <w:right w:val="none" w:sz="0" w:space="0" w:color="auto"/>
              </w:divBdr>
            </w:div>
            <w:div w:id="1765298713">
              <w:marLeft w:val="0"/>
              <w:marRight w:val="0"/>
              <w:marTop w:val="0"/>
              <w:marBottom w:val="0"/>
              <w:divBdr>
                <w:top w:val="none" w:sz="0" w:space="0" w:color="auto"/>
                <w:left w:val="none" w:sz="0" w:space="0" w:color="auto"/>
                <w:bottom w:val="none" w:sz="0" w:space="0" w:color="auto"/>
                <w:right w:val="none" w:sz="0" w:space="0" w:color="auto"/>
              </w:divBdr>
            </w:div>
            <w:div w:id="857741948">
              <w:marLeft w:val="0"/>
              <w:marRight w:val="0"/>
              <w:marTop w:val="0"/>
              <w:marBottom w:val="0"/>
              <w:divBdr>
                <w:top w:val="none" w:sz="0" w:space="0" w:color="auto"/>
                <w:left w:val="none" w:sz="0" w:space="0" w:color="auto"/>
                <w:bottom w:val="none" w:sz="0" w:space="0" w:color="auto"/>
                <w:right w:val="none" w:sz="0" w:space="0" w:color="auto"/>
              </w:divBdr>
            </w:div>
            <w:div w:id="396318200">
              <w:marLeft w:val="0"/>
              <w:marRight w:val="0"/>
              <w:marTop w:val="0"/>
              <w:marBottom w:val="0"/>
              <w:divBdr>
                <w:top w:val="none" w:sz="0" w:space="0" w:color="auto"/>
                <w:left w:val="none" w:sz="0" w:space="0" w:color="auto"/>
                <w:bottom w:val="none" w:sz="0" w:space="0" w:color="auto"/>
                <w:right w:val="none" w:sz="0" w:space="0" w:color="auto"/>
              </w:divBdr>
            </w:div>
            <w:div w:id="920135773">
              <w:marLeft w:val="0"/>
              <w:marRight w:val="0"/>
              <w:marTop w:val="0"/>
              <w:marBottom w:val="0"/>
              <w:divBdr>
                <w:top w:val="none" w:sz="0" w:space="0" w:color="auto"/>
                <w:left w:val="none" w:sz="0" w:space="0" w:color="auto"/>
                <w:bottom w:val="none" w:sz="0" w:space="0" w:color="auto"/>
                <w:right w:val="none" w:sz="0" w:space="0" w:color="auto"/>
              </w:divBdr>
            </w:div>
            <w:div w:id="460878685">
              <w:marLeft w:val="0"/>
              <w:marRight w:val="0"/>
              <w:marTop w:val="0"/>
              <w:marBottom w:val="0"/>
              <w:divBdr>
                <w:top w:val="none" w:sz="0" w:space="0" w:color="auto"/>
                <w:left w:val="none" w:sz="0" w:space="0" w:color="auto"/>
                <w:bottom w:val="none" w:sz="0" w:space="0" w:color="auto"/>
                <w:right w:val="none" w:sz="0" w:space="0" w:color="auto"/>
              </w:divBdr>
            </w:div>
            <w:div w:id="1563439992">
              <w:marLeft w:val="0"/>
              <w:marRight w:val="0"/>
              <w:marTop w:val="0"/>
              <w:marBottom w:val="0"/>
              <w:divBdr>
                <w:top w:val="none" w:sz="0" w:space="0" w:color="auto"/>
                <w:left w:val="none" w:sz="0" w:space="0" w:color="auto"/>
                <w:bottom w:val="none" w:sz="0" w:space="0" w:color="auto"/>
                <w:right w:val="none" w:sz="0" w:space="0" w:color="auto"/>
              </w:divBdr>
            </w:div>
            <w:div w:id="5114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351">
      <w:bodyDiv w:val="1"/>
      <w:marLeft w:val="0"/>
      <w:marRight w:val="0"/>
      <w:marTop w:val="0"/>
      <w:marBottom w:val="0"/>
      <w:divBdr>
        <w:top w:val="none" w:sz="0" w:space="0" w:color="auto"/>
        <w:left w:val="none" w:sz="0" w:space="0" w:color="auto"/>
        <w:bottom w:val="none" w:sz="0" w:space="0" w:color="auto"/>
        <w:right w:val="none" w:sz="0" w:space="0" w:color="auto"/>
      </w:divBdr>
    </w:div>
    <w:div w:id="779227566">
      <w:bodyDiv w:val="1"/>
      <w:marLeft w:val="0"/>
      <w:marRight w:val="0"/>
      <w:marTop w:val="0"/>
      <w:marBottom w:val="0"/>
      <w:divBdr>
        <w:top w:val="none" w:sz="0" w:space="0" w:color="auto"/>
        <w:left w:val="none" w:sz="0" w:space="0" w:color="auto"/>
        <w:bottom w:val="none" w:sz="0" w:space="0" w:color="auto"/>
        <w:right w:val="none" w:sz="0" w:space="0" w:color="auto"/>
      </w:divBdr>
      <w:divsChild>
        <w:div w:id="562915420">
          <w:marLeft w:val="0"/>
          <w:marRight w:val="0"/>
          <w:marTop w:val="0"/>
          <w:marBottom w:val="0"/>
          <w:divBdr>
            <w:top w:val="none" w:sz="0" w:space="0" w:color="auto"/>
            <w:left w:val="none" w:sz="0" w:space="0" w:color="auto"/>
            <w:bottom w:val="none" w:sz="0" w:space="0" w:color="auto"/>
            <w:right w:val="none" w:sz="0" w:space="0" w:color="auto"/>
          </w:divBdr>
          <w:divsChild>
            <w:div w:id="672149158">
              <w:marLeft w:val="0"/>
              <w:marRight w:val="0"/>
              <w:marTop w:val="0"/>
              <w:marBottom w:val="0"/>
              <w:divBdr>
                <w:top w:val="none" w:sz="0" w:space="0" w:color="auto"/>
                <w:left w:val="none" w:sz="0" w:space="0" w:color="auto"/>
                <w:bottom w:val="none" w:sz="0" w:space="0" w:color="auto"/>
                <w:right w:val="none" w:sz="0" w:space="0" w:color="auto"/>
              </w:divBdr>
            </w:div>
            <w:div w:id="638609780">
              <w:marLeft w:val="0"/>
              <w:marRight w:val="0"/>
              <w:marTop w:val="0"/>
              <w:marBottom w:val="0"/>
              <w:divBdr>
                <w:top w:val="none" w:sz="0" w:space="0" w:color="auto"/>
                <w:left w:val="none" w:sz="0" w:space="0" w:color="auto"/>
                <w:bottom w:val="none" w:sz="0" w:space="0" w:color="auto"/>
                <w:right w:val="none" w:sz="0" w:space="0" w:color="auto"/>
              </w:divBdr>
            </w:div>
            <w:div w:id="907613338">
              <w:marLeft w:val="0"/>
              <w:marRight w:val="0"/>
              <w:marTop w:val="0"/>
              <w:marBottom w:val="0"/>
              <w:divBdr>
                <w:top w:val="none" w:sz="0" w:space="0" w:color="auto"/>
                <w:left w:val="none" w:sz="0" w:space="0" w:color="auto"/>
                <w:bottom w:val="none" w:sz="0" w:space="0" w:color="auto"/>
                <w:right w:val="none" w:sz="0" w:space="0" w:color="auto"/>
              </w:divBdr>
            </w:div>
            <w:div w:id="1710380007">
              <w:marLeft w:val="0"/>
              <w:marRight w:val="0"/>
              <w:marTop w:val="0"/>
              <w:marBottom w:val="0"/>
              <w:divBdr>
                <w:top w:val="none" w:sz="0" w:space="0" w:color="auto"/>
                <w:left w:val="none" w:sz="0" w:space="0" w:color="auto"/>
                <w:bottom w:val="none" w:sz="0" w:space="0" w:color="auto"/>
                <w:right w:val="none" w:sz="0" w:space="0" w:color="auto"/>
              </w:divBdr>
            </w:div>
            <w:div w:id="1517839474">
              <w:marLeft w:val="0"/>
              <w:marRight w:val="0"/>
              <w:marTop w:val="0"/>
              <w:marBottom w:val="0"/>
              <w:divBdr>
                <w:top w:val="none" w:sz="0" w:space="0" w:color="auto"/>
                <w:left w:val="none" w:sz="0" w:space="0" w:color="auto"/>
                <w:bottom w:val="none" w:sz="0" w:space="0" w:color="auto"/>
                <w:right w:val="none" w:sz="0" w:space="0" w:color="auto"/>
              </w:divBdr>
            </w:div>
            <w:div w:id="115760182">
              <w:marLeft w:val="0"/>
              <w:marRight w:val="0"/>
              <w:marTop w:val="0"/>
              <w:marBottom w:val="0"/>
              <w:divBdr>
                <w:top w:val="none" w:sz="0" w:space="0" w:color="auto"/>
                <w:left w:val="none" w:sz="0" w:space="0" w:color="auto"/>
                <w:bottom w:val="none" w:sz="0" w:space="0" w:color="auto"/>
                <w:right w:val="none" w:sz="0" w:space="0" w:color="auto"/>
              </w:divBdr>
            </w:div>
            <w:div w:id="724111734">
              <w:marLeft w:val="0"/>
              <w:marRight w:val="0"/>
              <w:marTop w:val="0"/>
              <w:marBottom w:val="0"/>
              <w:divBdr>
                <w:top w:val="none" w:sz="0" w:space="0" w:color="auto"/>
                <w:left w:val="none" w:sz="0" w:space="0" w:color="auto"/>
                <w:bottom w:val="none" w:sz="0" w:space="0" w:color="auto"/>
                <w:right w:val="none" w:sz="0" w:space="0" w:color="auto"/>
              </w:divBdr>
            </w:div>
            <w:div w:id="1742215193">
              <w:marLeft w:val="0"/>
              <w:marRight w:val="0"/>
              <w:marTop w:val="0"/>
              <w:marBottom w:val="0"/>
              <w:divBdr>
                <w:top w:val="none" w:sz="0" w:space="0" w:color="auto"/>
                <w:left w:val="none" w:sz="0" w:space="0" w:color="auto"/>
                <w:bottom w:val="none" w:sz="0" w:space="0" w:color="auto"/>
                <w:right w:val="none" w:sz="0" w:space="0" w:color="auto"/>
              </w:divBdr>
            </w:div>
            <w:div w:id="84305605">
              <w:marLeft w:val="0"/>
              <w:marRight w:val="0"/>
              <w:marTop w:val="0"/>
              <w:marBottom w:val="0"/>
              <w:divBdr>
                <w:top w:val="none" w:sz="0" w:space="0" w:color="auto"/>
                <w:left w:val="none" w:sz="0" w:space="0" w:color="auto"/>
                <w:bottom w:val="none" w:sz="0" w:space="0" w:color="auto"/>
                <w:right w:val="none" w:sz="0" w:space="0" w:color="auto"/>
              </w:divBdr>
            </w:div>
            <w:div w:id="1186870935">
              <w:marLeft w:val="0"/>
              <w:marRight w:val="0"/>
              <w:marTop w:val="0"/>
              <w:marBottom w:val="0"/>
              <w:divBdr>
                <w:top w:val="none" w:sz="0" w:space="0" w:color="auto"/>
                <w:left w:val="none" w:sz="0" w:space="0" w:color="auto"/>
                <w:bottom w:val="none" w:sz="0" w:space="0" w:color="auto"/>
                <w:right w:val="none" w:sz="0" w:space="0" w:color="auto"/>
              </w:divBdr>
            </w:div>
            <w:div w:id="1349477800">
              <w:marLeft w:val="0"/>
              <w:marRight w:val="0"/>
              <w:marTop w:val="0"/>
              <w:marBottom w:val="0"/>
              <w:divBdr>
                <w:top w:val="none" w:sz="0" w:space="0" w:color="auto"/>
                <w:left w:val="none" w:sz="0" w:space="0" w:color="auto"/>
                <w:bottom w:val="none" w:sz="0" w:space="0" w:color="auto"/>
                <w:right w:val="none" w:sz="0" w:space="0" w:color="auto"/>
              </w:divBdr>
            </w:div>
            <w:div w:id="2069376454">
              <w:marLeft w:val="0"/>
              <w:marRight w:val="0"/>
              <w:marTop w:val="0"/>
              <w:marBottom w:val="0"/>
              <w:divBdr>
                <w:top w:val="none" w:sz="0" w:space="0" w:color="auto"/>
                <w:left w:val="none" w:sz="0" w:space="0" w:color="auto"/>
                <w:bottom w:val="none" w:sz="0" w:space="0" w:color="auto"/>
                <w:right w:val="none" w:sz="0" w:space="0" w:color="auto"/>
              </w:divBdr>
            </w:div>
            <w:div w:id="332611652">
              <w:marLeft w:val="0"/>
              <w:marRight w:val="0"/>
              <w:marTop w:val="0"/>
              <w:marBottom w:val="0"/>
              <w:divBdr>
                <w:top w:val="none" w:sz="0" w:space="0" w:color="auto"/>
                <w:left w:val="none" w:sz="0" w:space="0" w:color="auto"/>
                <w:bottom w:val="none" w:sz="0" w:space="0" w:color="auto"/>
                <w:right w:val="none" w:sz="0" w:space="0" w:color="auto"/>
              </w:divBdr>
            </w:div>
            <w:div w:id="190922399">
              <w:marLeft w:val="0"/>
              <w:marRight w:val="0"/>
              <w:marTop w:val="0"/>
              <w:marBottom w:val="0"/>
              <w:divBdr>
                <w:top w:val="none" w:sz="0" w:space="0" w:color="auto"/>
                <w:left w:val="none" w:sz="0" w:space="0" w:color="auto"/>
                <w:bottom w:val="none" w:sz="0" w:space="0" w:color="auto"/>
                <w:right w:val="none" w:sz="0" w:space="0" w:color="auto"/>
              </w:divBdr>
            </w:div>
            <w:div w:id="23866451">
              <w:marLeft w:val="0"/>
              <w:marRight w:val="0"/>
              <w:marTop w:val="0"/>
              <w:marBottom w:val="0"/>
              <w:divBdr>
                <w:top w:val="none" w:sz="0" w:space="0" w:color="auto"/>
                <w:left w:val="none" w:sz="0" w:space="0" w:color="auto"/>
                <w:bottom w:val="none" w:sz="0" w:space="0" w:color="auto"/>
                <w:right w:val="none" w:sz="0" w:space="0" w:color="auto"/>
              </w:divBdr>
            </w:div>
            <w:div w:id="39256589">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509367762">
              <w:marLeft w:val="0"/>
              <w:marRight w:val="0"/>
              <w:marTop w:val="0"/>
              <w:marBottom w:val="0"/>
              <w:divBdr>
                <w:top w:val="none" w:sz="0" w:space="0" w:color="auto"/>
                <w:left w:val="none" w:sz="0" w:space="0" w:color="auto"/>
                <w:bottom w:val="none" w:sz="0" w:space="0" w:color="auto"/>
                <w:right w:val="none" w:sz="0" w:space="0" w:color="auto"/>
              </w:divBdr>
            </w:div>
            <w:div w:id="1522427012">
              <w:marLeft w:val="0"/>
              <w:marRight w:val="0"/>
              <w:marTop w:val="0"/>
              <w:marBottom w:val="0"/>
              <w:divBdr>
                <w:top w:val="none" w:sz="0" w:space="0" w:color="auto"/>
                <w:left w:val="none" w:sz="0" w:space="0" w:color="auto"/>
                <w:bottom w:val="none" w:sz="0" w:space="0" w:color="auto"/>
                <w:right w:val="none" w:sz="0" w:space="0" w:color="auto"/>
              </w:divBdr>
            </w:div>
            <w:div w:id="872307519">
              <w:marLeft w:val="0"/>
              <w:marRight w:val="0"/>
              <w:marTop w:val="0"/>
              <w:marBottom w:val="0"/>
              <w:divBdr>
                <w:top w:val="none" w:sz="0" w:space="0" w:color="auto"/>
                <w:left w:val="none" w:sz="0" w:space="0" w:color="auto"/>
                <w:bottom w:val="none" w:sz="0" w:space="0" w:color="auto"/>
                <w:right w:val="none" w:sz="0" w:space="0" w:color="auto"/>
              </w:divBdr>
            </w:div>
            <w:div w:id="541478742">
              <w:marLeft w:val="0"/>
              <w:marRight w:val="0"/>
              <w:marTop w:val="0"/>
              <w:marBottom w:val="0"/>
              <w:divBdr>
                <w:top w:val="none" w:sz="0" w:space="0" w:color="auto"/>
                <w:left w:val="none" w:sz="0" w:space="0" w:color="auto"/>
                <w:bottom w:val="none" w:sz="0" w:space="0" w:color="auto"/>
                <w:right w:val="none" w:sz="0" w:space="0" w:color="auto"/>
              </w:divBdr>
            </w:div>
            <w:div w:id="987825833">
              <w:marLeft w:val="0"/>
              <w:marRight w:val="0"/>
              <w:marTop w:val="0"/>
              <w:marBottom w:val="0"/>
              <w:divBdr>
                <w:top w:val="none" w:sz="0" w:space="0" w:color="auto"/>
                <w:left w:val="none" w:sz="0" w:space="0" w:color="auto"/>
                <w:bottom w:val="none" w:sz="0" w:space="0" w:color="auto"/>
                <w:right w:val="none" w:sz="0" w:space="0" w:color="auto"/>
              </w:divBdr>
            </w:div>
            <w:div w:id="233662439">
              <w:marLeft w:val="0"/>
              <w:marRight w:val="0"/>
              <w:marTop w:val="0"/>
              <w:marBottom w:val="0"/>
              <w:divBdr>
                <w:top w:val="none" w:sz="0" w:space="0" w:color="auto"/>
                <w:left w:val="none" w:sz="0" w:space="0" w:color="auto"/>
                <w:bottom w:val="none" w:sz="0" w:space="0" w:color="auto"/>
                <w:right w:val="none" w:sz="0" w:space="0" w:color="auto"/>
              </w:divBdr>
            </w:div>
            <w:div w:id="798843185">
              <w:marLeft w:val="0"/>
              <w:marRight w:val="0"/>
              <w:marTop w:val="0"/>
              <w:marBottom w:val="0"/>
              <w:divBdr>
                <w:top w:val="none" w:sz="0" w:space="0" w:color="auto"/>
                <w:left w:val="none" w:sz="0" w:space="0" w:color="auto"/>
                <w:bottom w:val="none" w:sz="0" w:space="0" w:color="auto"/>
                <w:right w:val="none" w:sz="0" w:space="0" w:color="auto"/>
              </w:divBdr>
            </w:div>
            <w:div w:id="842358359">
              <w:marLeft w:val="0"/>
              <w:marRight w:val="0"/>
              <w:marTop w:val="0"/>
              <w:marBottom w:val="0"/>
              <w:divBdr>
                <w:top w:val="none" w:sz="0" w:space="0" w:color="auto"/>
                <w:left w:val="none" w:sz="0" w:space="0" w:color="auto"/>
                <w:bottom w:val="none" w:sz="0" w:space="0" w:color="auto"/>
                <w:right w:val="none" w:sz="0" w:space="0" w:color="auto"/>
              </w:divBdr>
            </w:div>
            <w:div w:id="1517236148">
              <w:marLeft w:val="0"/>
              <w:marRight w:val="0"/>
              <w:marTop w:val="0"/>
              <w:marBottom w:val="0"/>
              <w:divBdr>
                <w:top w:val="none" w:sz="0" w:space="0" w:color="auto"/>
                <w:left w:val="none" w:sz="0" w:space="0" w:color="auto"/>
                <w:bottom w:val="none" w:sz="0" w:space="0" w:color="auto"/>
                <w:right w:val="none" w:sz="0" w:space="0" w:color="auto"/>
              </w:divBdr>
            </w:div>
            <w:div w:id="371198249">
              <w:marLeft w:val="0"/>
              <w:marRight w:val="0"/>
              <w:marTop w:val="0"/>
              <w:marBottom w:val="0"/>
              <w:divBdr>
                <w:top w:val="none" w:sz="0" w:space="0" w:color="auto"/>
                <w:left w:val="none" w:sz="0" w:space="0" w:color="auto"/>
                <w:bottom w:val="none" w:sz="0" w:space="0" w:color="auto"/>
                <w:right w:val="none" w:sz="0" w:space="0" w:color="auto"/>
              </w:divBdr>
            </w:div>
            <w:div w:id="1705057165">
              <w:marLeft w:val="0"/>
              <w:marRight w:val="0"/>
              <w:marTop w:val="0"/>
              <w:marBottom w:val="0"/>
              <w:divBdr>
                <w:top w:val="none" w:sz="0" w:space="0" w:color="auto"/>
                <w:left w:val="none" w:sz="0" w:space="0" w:color="auto"/>
                <w:bottom w:val="none" w:sz="0" w:space="0" w:color="auto"/>
                <w:right w:val="none" w:sz="0" w:space="0" w:color="auto"/>
              </w:divBdr>
            </w:div>
            <w:div w:id="1968000076">
              <w:marLeft w:val="0"/>
              <w:marRight w:val="0"/>
              <w:marTop w:val="0"/>
              <w:marBottom w:val="0"/>
              <w:divBdr>
                <w:top w:val="none" w:sz="0" w:space="0" w:color="auto"/>
                <w:left w:val="none" w:sz="0" w:space="0" w:color="auto"/>
                <w:bottom w:val="none" w:sz="0" w:space="0" w:color="auto"/>
                <w:right w:val="none" w:sz="0" w:space="0" w:color="auto"/>
              </w:divBdr>
            </w:div>
            <w:div w:id="440537301">
              <w:marLeft w:val="0"/>
              <w:marRight w:val="0"/>
              <w:marTop w:val="0"/>
              <w:marBottom w:val="0"/>
              <w:divBdr>
                <w:top w:val="none" w:sz="0" w:space="0" w:color="auto"/>
                <w:left w:val="none" w:sz="0" w:space="0" w:color="auto"/>
                <w:bottom w:val="none" w:sz="0" w:space="0" w:color="auto"/>
                <w:right w:val="none" w:sz="0" w:space="0" w:color="auto"/>
              </w:divBdr>
            </w:div>
            <w:div w:id="1423915563">
              <w:marLeft w:val="0"/>
              <w:marRight w:val="0"/>
              <w:marTop w:val="0"/>
              <w:marBottom w:val="0"/>
              <w:divBdr>
                <w:top w:val="none" w:sz="0" w:space="0" w:color="auto"/>
                <w:left w:val="none" w:sz="0" w:space="0" w:color="auto"/>
                <w:bottom w:val="none" w:sz="0" w:space="0" w:color="auto"/>
                <w:right w:val="none" w:sz="0" w:space="0" w:color="auto"/>
              </w:divBdr>
            </w:div>
            <w:div w:id="431361119">
              <w:marLeft w:val="0"/>
              <w:marRight w:val="0"/>
              <w:marTop w:val="0"/>
              <w:marBottom w:val="0"/>
              <w:divBdr>
                <w:top w:val="none" w:sz="0" w:space="0" w:color="auto"/>
                <w:left w:val="none" w:sz="0" w:space="0" w:color="auto"/>
                <w:bottom w:val="none" w:sz="0" w:space="0" w:color="auto"/>
                <w:right w:val="none" w:sz="0" w:space="0" w:color="auto"/>
              </w:divBdr>
            </w:div>
            <w:div w:id="303896545">
              <w:marLeft w:val="0"/>
              <w:marRight w:val="0"/>
              <w:marTop w:val="0"/>
              <w:marBottom w:val="0"/>
              <w:divBdr>
                <w:top w:val="none" w:sz="0" w:space="0" w:color="auto"/>
                <w:left w:val="none" w:sz="0" w:space="0" w:color="auto"/>
                <w:bottom w:val="none" w:sz="0" w:space="0" w:color="auto"/>
                <w:right w:val="none" w:sz="0" w:space="0" w:color="auto"/>
              </w:divBdr>
            </w:div>
            <w:div w:id="367803345">
              <w:marLeft w:val="0"/>
              <w:marRight w:val="0"/>
              <w:marTop w:val="0"/>
              <w:marBottom w:val="0"/>
              <w:divBdr>
                <w:top w:val="none" w:sz="0" w:space="0" w:color="auto"/>
                <w:left w:val="none" w:sz="0" w:space="0" w:color="auto"/>
                <w:bottom w:val="none" w:sz="0" w:space="0" w:color="auto"/>
                <w:right w:val="none" w:sz="0" w:space="0" w:color="auto"/>
              </w:divBdr>
            </w:div>
            <w:div w:id="1487167694">
              <w:marLeft w:val="0"/>
              <w:marRight w:val="0"/>
              <w:marTop w:val="0"/>
              <w:marBottom w:val="0"/>
              <w:divBdr>
                <w:top w:val="none" w:sz="0" w:space="0" w:color="auto"/>
                <w:left w:val="none" w:sz="0" w:space="0" w:color="auto"/>
                <w:bottom w:val="none" w:sz="0" w:space="0" w:color="auto"/>
                <w:right w:val="none" w:sz="0" w:space="0" w:color="auto"/>
              </w:divBdr>
            </w:div>
            <w:div w:id="1987737886">
              <w:marLeft w:val="0"/>
              <w:marRight w:val="0"/>
              <w:marTop w:val="0"/>
              <w:marBottom w:val="0"/>
              <w:divBdr>
                <w:top w:val="none" w:sz="0" w:space="0" w:color="auto"/>
                <w:left w:val="none" w:sz="0" w:space="0" w:color="auto"/>
                <w:bottom w:val="none" w:sz="0" w:space="0" w:color="auto"/>
                <w:right w:val="none" w:sz="0" w:space="0" w:color="auto"/>
              </w:divBdr>
            </w:div>
            <w:div w:id="279805325">
              <w:marLeft w:val="0"/>
              <w:marRight w:val="0"/>
              <w:marTop w:val="0"/>
              <w:marBottom w:val="0"/>
              <w:divBdr>
                <w:top w:val="none" w:sz="0" w:space="0" w:color="auto"/>
                <w:left w:val="none" w:sz="0" w:space="0" w:color="auto"/>
                <w:bottom w:val="none" w:sz="0" w:space="0" w:color="auto"/>
                <w:right w:val="none" w:sz="0" w:space="0" w:color="auto"/>
              </w:divBdr>
            </w:div>
            <w:div w:id="644092715">
              <w:marLeft w:val="0"/>
              <w:marRight w:val="0"/>
              <w:marTop w:val="0"/>
              <w:marBottom w:val="0"/>
              <w:divBdr>
                <w:top w:val="none" w:sz="0" w:space="0" w:color="auto"/>
                <w:left w:val="none" w:sz="0" w:space="0" w:color="auto"/>
                <w:bottom w:val="none" w:sz="0" w:space="0" w:color="auto"/>
                <w:right w:val="none" w:sz="0" w:space="0" w:color="auto"/>
              </w:divBdr>
            </w:div>
            <w:div w:id="1968702083">
              <w:marLeft w:val="0"/>
              <w:marRight w:val="0"/>
              <w:marTop w:val="0"/>
              <w:marBottom w:val="0"/>
              <w:divBdr>
                <w:top w:val="none" w:sz="0" w:space="0" w:color="auto"/>
                <w:left w:val="none" w:sz="0" w:space="0" w:color="auto"/>
                <w:bottom w:val="none" w:sz="0" w:space="0" w:color="auto"/>
                <w:right w:val="none" w:sz="0" w:space="0" w:color="auto"/>
              </w:divBdr>
            </w:div>
            <w:div w:id="1385642421">
              <w:marLeft w:val="0"/>
              <w:marRight w:val="0"/>
              <w:marTop w:val="0"/>
              <w:marBottom w:val="0"/>
              <w:divBdr>
                <w:top w:val="none" w:sz="0" w:space="0" w:color="auto"/>
                <w:left w:val="none" w:sz="0" w:space="0" w:color="auto"/>
                <w:bottom w:val="none" w:sz="0" w:space="0" w:color="auto"/>
                <w:right w:val="none" w:sz="0" w:space="0" w:color="auto"/>
              </w:divBdr>
            </w:div>
            <w:div w:id="1710378301">
              <w:marLeft w:val="0"/>
              <w:marRight w:val="0"/>
              <w:marTop w:val="0"/>
              <w:marBottom w:val="0"/>
              <w:divBdr>
                <w:top w:val="none" w:sz="0" w:space="0" w:color="auto"/>
                <w:left w:val="none" w:sz="0" w:space="0" w:color="auto"/>
                <w:bottom w:val="none" w:sz="0" w:space="0" w:color="auto"/>
                <w:right w:val="none" w:sz="0" w:space="0" w:color="auto"/>
              </w:divBdr>
            </w:div>
            <w:div w:id="874386527">
              <w:marLeft w:val="0"/>
              <w:marRight w:val="0"/>
              <w:marTop w:val="0"/>
              <w:marBottom w:val="0"/>
              <w:divBdr>
                <w:top w:val="none" w:sz="0" w:space="0" w:color="auto"/>
                <w:left w:val="none" w:sz="0" w:space="0" w:color="auto"/>
                <w:bottom w:val="none" w:sz="0" w:space="0" w:color="auto"/>
                <w:right w:val="none" w:sz="0" w:space="0" w:color="auto"/>
              </w:divBdr>
            </w:div>
            <w:div w:id="348020736">
              <w:marLeft w:val="0"/>
              <w:marRight w:val="0"/>
              <w:marTop w:val="0"/>
              <w:marBottom w:val="0"/>
              <w:divBdr>
                <w:top w:val="none" w:sz="0" w:space="0" w:color="auto"/>
                <w:left w:val="none" w:sz="0" w:space="0" w:color="auto"/>
                <w:bottom w:val="none" w:sz="0" w:space="0" w:color="auto"/>
                <w:right w:val="none" w:sz="0" w:space="0" w:color="auto"/>
              </w:divBdr>
            </w:div>
            <w:div w:id="2044481479">
              <w:marLeft w:val="0"/>
              <w:marRight w:val="0"/>
              <w:marTop w:val="0"/>
              <w:marBottom w:val="0"/>
              <w:divBdr>
                <w:top w:val="none" w:sz="0" w:space="0" w:color="auto"/>
                <w:left w:val="none" w:sz="0" w:space="0" w:color="auto"/>
                <w:bottom w:val="none" w:sz="0" w:space="0" w:color="auto"/>
                <w:right w:val="none" w:sz="0" w:space="0" w:color="auto"/>
              </w:divBdr>
            </w:div>
            <w:div w:id="340475694">
              <w:marLeft w:val="0"/>
              <w:marRight w:val="0"/>
              <w:marTop w:val="0"/>
              <w:marBottom w:val="0"/>
              <w:divBdr>
                <w:top w:val="none" w:sz="0" w:space="0" w:color="auto"/>
                <w:left w:val="none" w:sz="0" w:space="0" w:color="auto"/>
                <w:bottom w:val="none" w:sz="0" w:space="0" w:color="auto"/>
                <w:right w:val="none" w:sz="0" w:space="0" w:color="auto"/>
              </w:divBdr>
            </w:div>
            <w:div w:id="1810705330">
              <w:marLeft w:val="0"/>
              <w:marRight w:val="0"/>
              <w:marTop w:val="0"/>
              <w:marBottom w:val="0"/>
              <w:divBdr>
                <w:top w:val="none" w:sz="0" w:space="0" w:color="auto"/>
                <w:left w:val="none" w:sz="0" w:space="0" w:color="auto"/>
                <w:bottom w:val="none" w:sz="0" w:space="0" w:color="auto"/>
                <w:right w:val="none" w:sz="0" w:space="0" w:color="auto"/>
              </w:divBdr>
            </w:div>
            <w:div w:id="1484273127">
              <w:marLeft w:val="0"/>
              <w:marRight w:val="0"/>
              <w:marTop w:val="0"/>
              <w:marBottom w:val="0"/>
              <w:divBdr>
                <w:top w:val="none" w:sz="0" w:space="0" w:color="auto"/>
                <w:left w:val="none" w:sz="0" w:space="0" w:color="auto"/>
                <w:bottom w:val="none" w:sz="0" w:space="0" w:color="auto"/>
                <w:right w:val="none" w:sz="0" w:space="0" w:color="auto"/>
              </w:divBdr>
            </w:div>
            <w:div w:id="1757634397">
              <w:marLeft w:val="0"/>
              <w:marRight w:val="0"/>
              <w:marTop w:val="0"/>
              <w:marBottom w:val="0"/>
              <w:divBdr>
                <w:top w:val="none" w:sz="0" w:space="0" w:color="auto"/>
                <w:left w:val="none" w:sz="0" w:space="0" w:color="auto"/>
                <w:bottom w:val="none" w:sz="0" w:space="0" w:color="auto"/>
                <w:right w:val="none" w:sz="0" w:space="0" w:color="auto"/>
              </w:divBdr>
            </w:div>
            <w:div w:id="448739215">
              <w:marLeft w:val="0"/>
              <w:marRight w:val="0"/>
              <w:marTop w:val="0"/>
              <w:marBottom w:val="0"/>
              <w:divBdr>
                <w:top w:val="none" w:sz="0" w:space="0" w:color="auto"/>
                <w:left w:val="none" w:sz="0" w:space="0" w:color="auto"/>
                <w:bottom w:val="none" w:sz="0" w:space="0" w:color="auto"/>
                <w:right w:val="none" w:sz="0" w:space="0" w:color="auto"/>
              </w:divBdr>
            </w:div>
            <w:div w:id="194540536">
              <w:marLeft w:val="0"/>
              <w:marRight w:val="0"/>
              <w:marTop w:val="0"/>
              <w:marBottom w:val="0"/>
              <w:divBdr>
                <w:top w:val="none" w:sz="0" w:space="0" w:color="auto"/>
                <w:left w:val="none" w:sz="0" w:space="0" w:color="auto"/>
                <w:bottom w:val="none" w:sz="0" w:space="0" w:color="auto"/>
                <w:right w:val="none" w:sz="0" w:space="0" w:color="auto"/>
              </w:divBdr>
            </w:div>
            <w:div w:id="645627056">
              <w:marLeft w:val="0"/>
              <w:marRight w:val="0"/>
              <w:marTop w:val="0"/>
              <w:marBottom w:val="0"/>
              <w:divBdr>
                <w:top w:val="none" w:sz="0" w:space="0" w:color="auto"/>
                <w:left w:val="none" w:sz="0" w:space="0" w:color="auto"/>
                <w:bottom w:val="none" w:sz="0" w:space="0" w:color="auto"/>
                <w:right w:val="none" w:sz="0" w:space="0" w:color="auto"/>
              </w:divBdr>
            </w:div>
            <w:div w:id="30397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095">
      <w:bodyDiv w:val="1"/>
      <w:marLeft w:val="0"/>
      <w:marRight w:val="0"/>
      <w:marTop w:val="0"/>
      <w:marBottom w:val="0"/>
      <w:divBdr>
        <w:top w:val="none" w:sz="0" w:space="0" w:color="auto"/>
        <w:left w:val="none" w:sz="0" w:space="0" w:color="auto"/>
        <w:bottom w:val="none" w:sz="0" w:space="0" w:color="auto"/>
        <w:right w:val="none" w:sz="0" w:space="0" w:color="auto"/>
      </w:divBdr>
      <w:divsChild>
        <w:div w:id="348220228">
          <w:marLeft w:val="0"/>
          <w:marRight w:val="0"/>
          <w:marTop w:val="0"/>
          <w:marBottom w:val="0"/>
          <w:divBdr>
            <w:top w:val="none" w:sz="0" w:space="0" w:color="auto"/>
            <w:left w:val="none" w:sz="0" w:space="0" w:color="auto"/>
            <w:bottom w:val="none" w:sz="0" w:space="0" w:color="auto"/>
            <w:right w:val="none" w:sz="0" w:space="0" w:color="auto"/>
          </w:divBdr>
          <w:divsChild>
            <w:div w:id="2013995116">
              <w:marLeft w:val="0"/>
              <w:marRight w:val="0"/>
              <w:marTop w:val="0"/>
              <w:marBottom w:val="0"/>
              <w:divBdr>
                <w:top w:val="none" w:sz="0" w:space="0" w:color="auto"/>
                <w:left w:val="none" w:sz="0" w:space="0" w:color="auto"/>
                <w:bottom w:val="none" w:sz="0" w:space="0" w:color="auto"/>
                <w:right w:val="none" w:sz="0" w:space="0" w:color="auto"/>
              </w:divBdr>
            </w:div>
            <w:div w:id="1791364910">
              <w:marLeft w:val="0"/>
              <w:marRight w:val="0"/>
              <w:marTop w:val="0"/>
              <w:marBottom w:val="0"/>
              <w:divBdr>
                <w:top w:val="none" w:sz="0" w:space="0" w:color="auto"/>
                <w:left w:val="none" w:sz="0" w:space="0" w:color="auto"/>
                <w:bottom w:val="none" w:sz="0" w:space="0" w:color="auto"/>
                <w:right w:val="none" w:sz="0" w:space="0" w:color="auto"/>
              </w:divBdr>
            </w:div>
            <w:div w:id="1413817858">
              <w:marLeft w:val="0"/>
              <w:marRight w:val="0"/>
              <w:marTop w:val="0"/>
              <w:marBottom w:val="0"/>
              <w:divBdr>
                <w:top w:val="none" w:sz="0" w:space="0" w:color="auto"/>
                <w:left w:val="none" w:sz="0" w:space="0" w:color="auto"/>
                <w:bottom w:val="none" w:sz="0" w:space="0" w:color="auto"/>
                <w:right w:val="none" w:sz="0" w:space="0" w:color="auto"/>
              </w:divBdr>
            </w:div>
            <w:div w:id="630408179">
              <w:marLeft w:val="0"/>
              <w:marRight w:val="0"/>
              <w:marTop w:val="0"/>
              <w:marBottom w:val="0"/>
              <w:divBdr>
                <w:top w:val="none" w:sz="0" w:space="0" w:color="auto"/>
                <w:left w:val="none" w:sz="0" w:space="0" w:color="auto"/>
                <w:bottom w:val="none" w:sz="0" w:space="0" w:color="auto"/>
                <w:right w:val="none" w:sz="0" w:space="0" w:color="auto"/>
              </w:divBdr>
            </w:div>
            <w:div w:id="1297686844">
              <w:marLeft w:val="0"/>
              <w:marRight w:val="0"/>
              <w:marTop w:val="0"/>
              <w:marBottom w:val="0"/>
              <w:divBdr>
                <w:top w:val="none" w:sz="0" w:space="0" w:color="auto"/>
                <w:left w:val="none" w:sz="0" w:space="0" w:color="auto"/>
                <w:bottom w:val="none" w:sz="0" w:space="0" w:color="auto"/>
                <w:right w:val="none" w:sz="0" w:space="0" w:color="auto"/>
              </w:divBdr>
            </w:div>
            <w:div w:id="261689952">
              <w:marLeft w:val="0"/>
              <w:marRight w:val="0"/>
              <w:marTop w:val="0"/>
              <w:marBottom w:val="0"/>
              <w:divBdr>
                <w:top w:val="none" w:sz="0" w:space="0" w:color="auto"/>
                <w:left w:val="none" w:sz="0" w:space="0" w:color="auto"/>
                <w:bottom w:val="none" w:sz="0" w:space="0" w:color="auto"/>
                <w:right w:val="none" w:sz="0" w:space="0" w:color="auto"/>
              </w:divBdr>
            </w:div>
            <w:div w:id="1914973243">
              <w:marLeft w:val="0"/>
              <w:marRight w:val="0"/>
              <w:marTop w:val="0"/>
              <w:marBottom w:val="0"/>
              <w:divBdr>
                <w:top w:val="none" w:sz="0" w:space="0" w:color="auto"/>
                <w:left w:val="none" w:sz="0" w:space="0" w:color="auto"/>
                <w:bottom w:val="none" w:sz="0" w:space="0" w:color="auto"/>
                <w:right w:val="none" w:sz="0" w:space="0" w:color="auto"/>
              </w:divBdr>
            </w:div>
            <w:div w:id="1541354266">
              <w:marLeft w:val="0"/>
              <w:marRight w:val="0"/>
              <w:marTop w:val="0"/>
              <w:marBottom w:val="0"/>
              <w:divBdr>
                <w:top w:val="none" w:sz="0" w:space="0" w:color="auto"/>
                <w:left w:val="none" w:sz="0" w:space="0" w:color="auto"/>
                <w:bottom w:val="none" w:sz="0" w:space="0" w:color="auto"/>
                <w:right w:val="none" w:sz="0" w:space="0" w:color="auto"/>
              </w:divBdr>
            </w:div>
            <w:div w:id="208806889">
              <w:marLeft w:val="0"/>
              <w:marRight w:val="0"/>
              <w:marTop w:val="0"/>
              <w:marBottom w:val="0"/>
              <w:divBdr>
                <w:top w:val="none" w:sz="0" w:space="0" w:color="auto"/>
                <w:left w:val="none" w:sz="0" w:space="0" w:color="auto"/>
                <w:bottom w:val="none" w:sz="0" w:space="0" w:color="auto"/>
                <w:right w:val="none" w:sz="0" w:space="0" w:color="auto"/>
              </w:divBdr>
            </w:div>
            <w:div w:id="1000235551">
              <w:marLeft w:val="0"/>
              <w:marRight w:val="0"/>
              <w:marTop w:val="0"/>
              <w:marBottom w:val="0"/>
              <w:divBdr>
                <w:top w:val="none" w:sz="0" w:space="0" w:color="auto"/>
                <w:left w:val="none" w:sz="0" w:space="0" w:color="auto"/>
                <w:bottom w:val="none" w:sz="0" w:space="0" w:color="auto"/>
                <w:right w:val="none" w:sz="0" w:space="0" w:color="auto"/>
              </w:divBdr>
            </w:div>
            <w:div w:id="1558740748">
              <w:marLeft w:val="0"/>
              <w:marRight w:val="0"/>
              <w:marTop w:val="0"/>
              <w:marBottom w:val="0"/>
              <w:divBdr>
                <w:top w:val="none" w:sz="0" w:space="0" w:color="auto"/>
                <w:left w:val="none" w:sz="0" w:space="0" w:color="auto"/>
                <w:bottom w:val="none" w:sz="0" w:space="0" w:color="auto"/>
                <w:right w:val="none" w:sz="0" w:space="0" w:color="auto"/>
              </w:divBdr>
            </w:div>
            <w:div w:id="802234546">
              <w:marLeft w:val="0"/>
              <w:marRight w:val="0"/>
              <w:marTop w:val="0"/>
              <w:marBottom w:val="0"/>
              <w:divBdr>
                <w:top w:val="none" w:sz="0" w:space="0" w:color="auto"/>
                <w:left w:val="none" w:sz="0" w:space="0" w:color="auto"/>
                <w:bottom w:val="none" w:sz="0" w:space="0" w:color="auto"/>
                <w:right w:val="none" w:sz="0" w:space="0" w:color="auto"/>
              </w:divBdr>
            </w:div>
            <w:div w:id="1424648815">
              <w:marLeft w:val="0"/>
              <w:marRight w:val="0"/>
              <w:marTop w:val="0"/>
              <w:marBottom w:val="0"/>
              <w:divBdr>
                <w:top w:val="none" w:sz="0" w:space="0" w:color="auto"/>
                <w:left w:val="none" w:sz="0" w:space="0" w:color="auto"/>
                <w:bottom w:val="none" w:sz="0" w:space="0" w:color="auto"/>
                <w:right w:val="none" w:sz="0" w:space="0" w:color="auto"/>
              </w:divBdr>
            </w:div>
            <w:div w:id="1595363368">
              <w:marLeft w:val="0"/>
              <w:marRight w:val="0"/>
              <w:marTop w:val="0"/>
              <w:marBottom w:val="0"/>
              <w:divBdr>
                <w:top w:val="none" w:sz="0" w:space="0" w:color="auto"/>
                <w:left w:val="none" w:sz="0" w:space="0" w:color="auto"/>
                <w:bottom w:val="none" w:sz="0" w:space="0" w:color="auto"/>
                <w:right w:val="none" w:sz="0" w:space="0" w:color="auto"/>
              </w:divBdr>
            </w:div>
            <w:div w:id="545600511">
              <w:marLeft w:val="0"/>
              <w:marRight w:val="0"/>
              <w:marTop w:val="0"/>
              <w:marBottom w:val="0"/>
              <w:divBdr>
                <w:top w:val="none" w:sz="0" w:space="0" w:color="auto"/>
                <w:left w:val="none" w:sz="0" w:space="0" w:color="auto"/>
                <w:bottom w:val="none" w:sz="0" w:space="0" w:color="auto"/>
                <w:right w:val="none" w:sz="0" w:space="0" w:color="auto"/>
              </w:divBdr>
            </w:div>
            <w:div w:id="1210416005">
              <w:marLeft w:val="0"/>
              <w:marRight w:val="0"/>
              <w:marTop w:val="0"/>
              <w:marBottom w:val="0"/>
              <w:divBdr>
                <w:top w:val="none" w:sz="0" w:space="0" w:color="auto"/>
                <w:left w:val="none" w:sz="0" w:space="0" w:color="auto"/>
                <w:bottom w:val="none" w:sz="0" w:space="0" w:color="auto"/>
                <w:right w:val="none" w:sz="0" w:space="0" w:color="auto"/>
              </w:divBdr>
            </w:div>
            <w:div w:id="979265688">
              <w:marLeft w:val="0"/>
              <w:marRight w:val="0"/>
              <w:marTop w:val="0"/>
              <w:marBottom w:val="0"/>
              <w:divBdr>
                <w:top w:val="none" w:sz="0" w:space="0" w:color="auto"/>
                <w:left w:val="none" w:sz="0" w:space="0" w:color="auto"/>
                <w:bottom w:val="none" w:sz="0" w:space="0" w:color="auto"/>
                <w:right w:val="none" w:sz="0" w:space="0" w:color="auto"/>
              </w:divBdr>
            </w:div>
            <w:div w:id="610355349">
              <w:marLeft w:val="0"/>
              <w:marRight w:val="0"/>
              <w:marTop w:val="0"/>
              <w:marBottom w:val="0"/>
              <w:divBdr>
                <w:top w:val="none" w:sz="0" w:space="0" w:color="auto"/>
                <w:left w:val="none" w:sz="0" w:space="0" w:color="auto"/>
                <w:bottom w:val="none" w:sz="0" w:space="0" w:color="auto"/>
                <w:right w:val="none" w:sz="0" w:space="0" w:color="auto"/>
              </w:divBdr>
            </w:div>
            <w:div w:id="263853755">
              <w:marLeft w:val="0"/>
              <w:marRight w:val="0"/>
              <w:marTop w:val="0"/>
              <w:marBottom w:val="0"/>
              <w:divBdr>
                <w:top w:val="none" w:sz="0" w:space="0" w:color="auto"/>
                <w:left w:val="none" w:sz="0" w:space="0" w:color="auto"/>
                <w:bottom w:val="none" w:sz="0" w:space="0" w:color="auto"/>
                <w:right w:val="none" w:sz="0" w:space="0" w:color="auto"/>
              </w:divBdr>
            </w:div>
            <w:div w:id="415172183">
              <w:marLeft w:val="0"/>
              <w:marRight w:val="0"/>
              <w:marTop w:val="0"/>
              <w:marBottom w:val="0"/>
              <w:divBdr>
                <w:top w:val="none" w:sz="0" w:space="0" w:color="auto"/>
                <w:left w:val="none" w:sz="0" w:space="0" w:color="auto"/>
                <w:bottom w:val="none" w:sz="0" w:space="0" w:color="auto"/>
                <w:right w:val="none" w:sz="0" w:space="0" w:color="auto"/>
              </w:divBdr>
            </w:div>
            <w:div w:id="1230339329">
              <w:marLeft w:val="0"/>
              <w:marRight w:val="0"/>
              <w:marTop w:val="0"/>
              <w:marBottom w:val="0"/>
              <w:divBdr>
                <w:top w:val="none" w:sz="0" w:space="0" w:color="auto"/>
                <w:left w:val="none" w:sz="0" w:space="0" w:color="auto"/>
                <w:bottom w:val="none" w:sz="0" w:space="0" w:color="auto"/>
                <w:right w:val="none" w:sz="0" w:space="0" w:color="auto"/>
              </w:divBdr>
            </w:div>
            <w:div w:id="1030495710">
              <w:marLeft w:val="0"/>
              <w:marRight w:val="0"/>
              <w:marTop w:val="0"/>
              <w:marBottom w:val="0"/>
              <w:divBdr>
                <w:top w:val="none" w:sz="0" w:space="0" w:color="auto"/>
                <w:left w:val="none" w:sz="0" w:space="0" w:color="auto"/>
                <w:bottom w:val="none" w:sz="0" w:space="0" w:color="auto"/>
                <w:right w:val="none" w:sz="0" w:space="0" w:color="auto"/>
              </w:divBdr>
            </w:div>
            <w:div w:id="1839806944">
              <w:marLeft w:val="0"/>
              <w:marRight w:val="0"/>
              <w:marTop w:val="0"/>
              <w:marBottom w:val="0"/>
              <w:divBdr>
                <w:top w:val="none" w:sz="0" w:space="0" w:color="auto"/>
                <w:left w:val="none" w:sz="0" w:space="0" w:color="auto"/>
                <w:bottom w:val="none" w:sz="0" w:space="0" w:color="auto"/>
                <w:right w:val="none" w:sz="0" w:space="0" w:color="auto"/>
              </w:divBdr>
            </w:div>
            <w:div w:id="1605528318">
              <w:marLeft w:val="0"/>
              <w:marRight w:val="0"/>
              <w:marTop w:val="0"/>
              <w:marBottom w:val="0"/>
              <w:divBdr>
                <w:top w:val="none" w:sz="0" w:space="0" w:color="auto"/>
                <w:left w:val="none" w:sz="0" w:space="0" w:color="auto"/>
                <w:bottom w:val="none" w:sz="0" w:space="0" w:color="auto"/>
                <w:right w:val="none" w:sz="0" w:space="0" w:color="auto"/>
              </w:divBdr>
            </w:div>
            <w:div w:id="777524695">
              <w:marLeft w:val="0"/>
              <w:marRight w:val="0"/>
              <w:marTop w:val="0"/>
              <w:marBottom w:val="0"/>
              <w:divBdr>
                <w:top w:val="none" w:sz="0" w:space="0" w:color="auto"/>
                <w:left w:val="none" w:sz="0" w:space="0" w:color="auto"/>
                <w:bottom w:val="none" w:sz="0" w:space="0" w:color="auto"/>
                <w:right w:val="none" w:sz="0" w:space="0" w:color="auto"/>
              </w:divBdr>
            </w:div>
            <w:div w:id="1428574824">
              <w:marLeft w:val="0"/>
              <w:marRight w:val="0"/>
              <w:marTop w:val="0"/>
              <w:marBottom w:val="0"/>
              <w:divBdr>
                <w:top w:val="none" w:sz="0" w:space="0" w:color="auto"/>
                <w:left w:val="none" w:sz="0" w:space="0" w:color="auto"/>
                <w:bottom w:val="none" w:sz="0" w:space="0" w:color="auto"/>
                <w:right w:val="none" w:sz="0" w:space="0" w:color="auto"/>
              </w:divBdr>
            </w:div>
            <w:div w:id="2089188087">
              <w:marLeft w:val="0"/>
              <w:marRight w:val="0"/>
              <w:marTop w:val="0"/>
              <w:marBottom w:val="0"/>
              <w:divBdr>
                <w:top w:val="none" w:sz="0" w:space="0" w:color="auto"/>
                <w:left w:val="none" w:sz="0" w:space="0" w:color="auto"/>
                <w:bottom w:val="none" w:sz="0" w:space="0" w:color="auto"/>
                <w:right w:val="none" w:sz="0" w:space="0" w:color="auto"/>
              </w:divBdr>
            </w:div>
            <w:div w:id="2076705830">
              <w:marLeft w:val="0"/>
              <w:marRight w:val="0"/>
              <w:marTop w:val="0"/>
              <w:marBottom w:val="0"/>
              <w:divBdr>
                <w:top w:val="none" w:sz="0" w:space="0" w:color="auto"/>
                <w:left w:val="none" w:sz="0" w:space="0" w:color="auto"/>
                <w:bottom w:val="none" w:sz="0" w:space="0" w:color="auto"/>
                <w:right w:val="none" w:sz="0" w:space="0" w:color="auto"/>
              </w:divBdr>
            </w:div>
            <w:div w:id="937493545">
              <w:marLeft w:val="0"/>
              <w:marRight w:val="0"/>
              <w:marTop w:val="0"/>
              <w:marBottom w:val="0"/>
              <w:divBdr>
                <w:top w:val="none" w:sz="0" w:space="0" w:color="auto"/>
                <w:left w:val="none" w:sz="0" w:space="0" w:color="auto"/>
                <w:bottom w:val="none" w:sz="0" w:space="0" w:color="auto"/>
                <w:right w:val="none" w:sz="0" w:space="0" w:color="auto"/>
              </w:divBdr>
            </w:div>
            <w:div w:id="874000096">
              <w:marLeft w:val="0"/>
              <w:marRight w:val="0"/>
              <w:marTop w:val="0"/>
              <w:marBottom w:val="0"/>
              <w:divBdr>
                <w:top w:val="none" w:sz="0" w:space="0" w:color="auto"/>
                <w:left w:val="none" w:sz="0" w:space="0" w:color="auto"/>
                <w:bottom w:val="none" w:sz="0" w:space="0" w:color="auto"/>
                <w:right w:val="none" w:sz="0" w:space="0" w:color="auto"/>
              </w:divBdr>
            </w:div>
            <w:div w:id="1802772987">
              <w:marLeft w:val="0"/>
              <w:marRight w:val="0"/>
              <w:marTop w:val="0"/>
              <w:marBottom w:val="0"/>
              <w:divBdr>
                <w:top w:val="none" w:sz="0" w:space="0" w:color="auto"/>
                <w:left w:val="none" w:sz="0" w:space="0" w:color="auto"/>
                <w:bottom w:val="none" w:sz="0" w:space="0" w:color="auto"/>
                <w:right w:val="none" w:sz="0" w:space="0" w:color="auto"/>
              </w:divBdr>
            </w:div>
            <w:div w:id="698629859">
              <w:marLeft w:val="0"/>
              <w:marRight w:val="0"/>
              <w:marTop w:val="0"/>
              <w:marBottom w:val="0"/>
              <w:divBdr>
                <w:top w:val="none" w:sz="0" w:space="0" w:color="auto"/>
                <w:left w:val="none" w:sz="0" w:space="0" w:color="auto"/>
                <w:bottom w:val="none" w:sz="0" w:space="0" w:color="auto"/>
                <w:right w:val="none" w:sz="0" w:space="0" w:color="auto"/>
              </w:divBdr>
            </w:div>
            <w:div w:id="578372899">
              <w:marLeft w:val="0"/>
              <w:marRight w:val="0"/>
              <w:marTop w:val="0"/>
              <w:marBottom w:val="0"/>
              <w:divBdr>
                <w:top w:val="none" w:sz="0" w:space="0" w:color="auto"/>
                <w:left w:val="none" w:sz="0" w:space="0" w:color="auto"/>
                <w:bottom w:val="none" w:sz="0" w:space="0" w:color="auto"/>
                <w:right w:val="none" w:sz="0" w:space="0" w:color="auto"/>
              </w:divBdr>
            </w:div>
            <w:div w:id="2008557384">
              <w:marLeft w:val="0"/>
              <w:marRight w:val="0"/>
              <w:marTop w:val="0"/>
              <w:marBottom w:val="0"/>
              <w:divBdr>
                <w:top w:val="none" w:sz="0" w:space="0" w:color="auto"/>
                <w:left w:val="none" w:sz="0" w:space="0" w:color="auto"/>
                <w:bottom w:val="none" w:sz="0" w:space="0" w:color="auto"/>
                <w:right w:val="none" w:sz="0" w:space="0" w:color="auto"/>
              </w:divBdr>
            </w:div>
            <w:div w:id="2036806889">
              <w:marLeft w:val="0"/>
              <w:marRight w:val="0"/>
              <w:marTop w:val="0"/>
              <w:marBottom w:val="0"/>
              <w:divBdr>
                <w:top w:val="none" w:sz="0" w:space="0" w:color="auto"/>
                <w:left w:val="none" w:sz="0" w:space="0" w:color="auto"/>
                <w:bottom w:val="none" w:sz="0" w:space="0" w:color="auto"/>
                <w:right w:val="none" w:sz="0" w:space="0" w:color="auto"/>
              </w:divBdr>
            </w:div>
            <w:div w:id="1817720836">
              <w:marLeft w:val="0"/>
              <w:marRight w:val="0"/>
              <w:marTop w:val="0"/>
              <w:marBottom w:val="0"/>
              <w:divBdr>
                <w:top w:val="none" w:sz="0" w:space="0" w:color="auto"/>
                <w:left w:val="none" w:sz="0" w:space="0" w:color="auto"/>
                <w:bottom w:val="none" w:sz="0" w:space="0" w:color="auto"/>
                <w:right w:val="none" w:sz="0" w:space="0" w:color="auto"/>
              </w:divBdr>
            </w:div>
            <w:div w:id="327948839">
              <w:marLeft w:val="0"/>
              <w:marRight w:val="0"/>
              <w:marTop w:val="0"/>
              <w:marBottom w:val="0"/>
              <w:divBdr>
                <w:top w:val="none" w:sz="0" w:space="0" w:color="auto"/>
                <w:left w:val="none" w:sz="0" w:space="0" w:color="auto"/>
                <w:bottom w:val="none" w:sz="0" w:space="0" w:color="auto"/>
                <w:right w:val="none" w:sz="0" w:space="0" w:color="auto"/>
              </w:divBdr>
            </w:div>
            <w:div w:id="1587227318">
              <w:marLeft w:val="0"/>
              <w:marRight w:val="0"/>
              <w:marTop w:val="0"/>
              <w:marBottom w:val="0"/>
              <w:divBdr>
                <w:top w:val="none" w:sz="0" w:space="0" w:color="auto"/>
                <w:left w:val="none" w:sz="0" w:space="0" w:color="auto"/>
                <w:bottom w:val="none" w:sz="0" w:space="0" w:color="auto"/>
                <w:right w:val="none" w:sz="0" w:space="0" w:color="auto"/>
              </w:divBdr>
            </w:div>
            <w:div w:id="488709994">
              <w:marLeft w:val="0"/>
              <w:marRight w:val="0"/>
              <w:marTop w:val="0"/>
              <w:marBottom w:val="0"/>
              <w:divBdr>
                <w:top w:val="none" w:sz="0" w:space="0" w:color="auto"/>
                <w:left w:val="none" w:sz="0" w:space="0" w:color="auto"/>
                <w:bottom w:val="none" w:sz="0" w:space="0" w:color="auto"/>
                <w:right w:val="none" w:sz="0" w:space="0" w:color="auto"/>
              </w:divBdr>
            </w:div>
            <w:div w:id="812716065">
              <w:marLeft w:val="0"/>
              <w:marRight w:val="0"/>
              <w:marTop w:val="0"/>
              <w:marBottom w:val="0"/>
              <w:divBdr>
                <w:top w:val="none" w:sz="0" w:space="0" w:color="auto"/>
                <w:left w:val="none" w:sz="0" w:space="0" w:color="auto"/>
                <w:bottom w:val="none" w:sz="0" w:space="0" w:color="auto"/>
                <w:right w:val="none" w:sz="0" w:space="0" w:color="auto"/>
              </w:divBdr>
            </w:div>
            <w:div w:id="1450514206">
              <w:marLeft w:val="0"/>
              <w:marRight w:val="0"/>
              <w:marTop w:val="0"/>
              <w:marBottom w:val="0"/>
              <w:divBdr>
                <w:top w:val="none" w:sz="0" w:space="0" w:color="auto"/>
                <w:left w:val="none" w:sz="0" w:space="0" w:color="auto"/>
                <w:bottom w:val="none" w:sz="0" w:space="0" w:color="auto"/>
                <w:right w:val="none" w:sz="0" w:space="0" w:color="auto"/>
              </w:divBdr>
            </w:div>
            <w:div w:id="1965312332">
              <w:marLeft w:val="0"/>
              <w:marRight w:val="0"/>
              <w:marTop w:val="0"/>
              <w:marBottom w:val="0"/>
              <w:divBdr>
                <w:top w:val="none" w:sz="0" w:space="0" w:color="auto"/>
                <w:left w:val="none" w:sz="0" w:space="0" w:color="auto"/>
                <w:bottom w:val="none" w:sz="0" w:space="0" w:color="auto"/>
                <w:right w:val="none" w:sz="0" w:space="0" w:color="auto"/>
              </w:divBdr>
            </w:div>
            <w:div w:id="88549591">
              <w:marLeft w:val="0"/>
              <w:marRight w:val="0"/>
              <w:marTop w:val="0"/>
              <w:marBottom w:val="0"/>
              <w:divBdr>
                <w:top w:val="none" w:sz="0" w:space="0" w:color="auto"/>
                <w:left w:val="none" w:sz="0" w:space="0" w:color="auto"/>
                <w:bottom w:val="none" w:sz="0" w:space="0" w:color="auto"/>
                <w:right w:val="none" w:sz="0" w:space="0" w:color="auto"/>
              </w:divBdr>
            </w:div>
            <w:div w:id="1481842399">
              <w:marLeft w:val="0"/>
              <w:marRight w:val="0"/>
              <w:marTop w:val="0"/>
              <w:marBottom w:val="0"/>
              <w:divBdr>
                <w:top w:val="none" w:sz="0" w:space="0" w:color="auto"/>
                <w:left w:val="none" w:sz="0" w:space="0" w:color="auto"/>
                <w:bottom w:val="none" w:sz="0" w:space="0" w:color="auto"/>
                <w:right w:val="none" w:sz="0" w:space="0" w:color="auto"/>
              </w:divBdr>
            </w:div>
            <w:div w:id="1468468082">
              <w:marLeft w:val="0"/>
              <w:marRight w:val="0"/>
              <w:marTop w:val="0"/>
              <w:marBottom w:val="0"/>
              <w:divBdr>
                <w:top w:val="none" w:sz="0" w:space="0" w:color="auto"/>
                <w:left w:val="none" w:sz="0" w:space="0" w:color="auto"/>
                <w:bottom w:val="none" w:sz="0" w:space="0" w:color="auto"/>
                <w:right w:val="none" w:sz="0" w:space="0" w:color="auto"/>
              </w:divBdr>
            </w:div>
            <w:div w:id="464666492">
              <w:marLeft w:val="0"/>
              <w:marRight w:val="0"/>
              <w:marTop w:val="0"/>
              <w:marBottom w:val="0"/>
              <w:divBdr>
                <w:top w:val="none" w:sz="0" w:space="0" w:color="auto"/>
                <w:left w:val="none" w:sz="0" w:space="0" w:color="auto"/>
                <w:bottom w:val="none" w:sz="0" w:space="0" w:color="auto"/>
                <w:right w:val="none" w:sz="0" w:space="0" w:color="auto"/>
              </w:divBdr>
            </w:div>
            <w:div w:id="507599951">
              <w:marLeft w:val="0"/>
              <w:marRight w:val="0"/>
              <w:marTop w:val="0"/>
              <w:marBottom w:val="0"/>
              <w:divBdr>
                <w:top w:val="none" w:sz="0" w:space="0" w:color="auto"/>
                <w:left w:val="none" w:sz="0" w:space="0" w:color="auto"/>
                <w:bottom w:val="none" w:sz="0" w:space="0" w:color="auto"/>
                <w:right w:val="none" w:sz="0" w:space="0" w:color="auto"/>
              </w:divBdr>
            </w:div>
            <w:div w:id="1467622014">
              <w:marLeft w:val="0"/>
              <w:marRight w:val="0"/>
              <w:marTop w:val="0"/>
              <w:marBottom w:val="0"/>
              <w:divBdr>
                <w:top w:val="none" w:sz="0" w:space="0" w:color="auto"/>
                <w:left w:val="none" w:sz="0" w:space="0" w:color="auto"/>
                <w:bottom w:val="none" w:sz="0" w:space="0" w:color="auto"/>
                <w:right w:val="none" w:sz="0" w:space="0" w:color="auto"/>
              </w:divBdr>
            </w:div>
            <w:div w:id="1254706188">
              <w:marLeft w:val="0"/>
              <w:marRight w:val="0"/>
              <w:marTop w:val="0"/>
              <w:marBottom w:val="0"/>
              <w:divBdr>
                <w:top w:val="none" w:sz="0" w:space="0" w:color="auto"/>
                <w:left w:val="none" w:sz="0" w:space="0" w:color="auto"/>
                <w:bottom w:val="none" w:sz="0" w:space="0" w:color="auto"/>
                <w:right w:val="none" w:sz="0" w:space="0" w:color="auto"/>
              </w:divBdr>
            </w:div>
            <w:div w:id="360933169">
              <w:marLeft w:val="0"/>
              <w:marRight w:val="0"/>
              <w:marTop w:val="0"/>
              <w:marBottom w:val="0"/>
              <w:divBdr>
                <w:top w:val="none" w:sz="0" w:space="0" w:color="auto"/>
                <w:left w:val="none" w:sz="0" w:space="0" w:color="auto"/>
                <w:bottom w:val="none" w:sz="0" w:space="0" w:color="auto"/>
                <w:right w:val="none" w:sz="0" w:space="0" w:color="auto"/>
              </w:divBdr>
            </w:div>
            <w:div w:id="1684474366">
              <w:marLeft w:val="0"/>
              <w:marRight w:val="0"/>
              <w:marTop w:val="0"/>
              <w:marBottom w:val="0"/>
              <w:divBdr>
                <w:top w:val="none" w:sz="0" w:space="0" w:color="auto"/>
                <w:left w:val="none" w:sz="0" w:space="0" w:color="auto"/>
                <w:bottom w:val="none" w:sz="0" w:space="0" w:color="auto"/>
                <w:right w:val="none" w:sz="0" w:space="0" w:color="auto"/>
              </w:divBdr>
            </w:div>
            <w:div w:id="13442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0379">
      <w:bodyDiv w:val="1"/>
      <w:marLeft w:val="0"/>
      <w:marRight w:val="0"/>
      <w:marTop w:val="0"/>
      <w:marBottom w:val="0"/>
      <w:divBdr>
        <w:top w:val="none" w:sz="0" w:space="0" w:color="auto"/>
        <w:left w:val="none" w:sz="0" w:space="0" w:color="auto"/>
        <w:bottom w:val="none" w:sz="0" w:space="0" w:color="auto"/>
        <w:right w:val="none" w:sz="0" w:space="0" w:color="auto"/>
      </w:divBdr>
      <w:divsChild>
        <w:div w:id="102461069">
          <w:marLeft w:val="0"/>
          <w:marRight w:val="0"/>
          <w:marTop w:val="0"/>
          <w:marBottom w:val="0"/>
          <w:divBdr>
            <w:top w:val="none" w:sz="0" w:space="0" w:color="auto"/>
            <w:left w:val="none" w:sz="0" w:space="0" w:color="auto"/>
            <w:bottom w:val="none" w:sz="0" w:space="0" w:color="auto"/>
            <w:right w:val="none" w:sz="0" w:space="0" w:color="auto"/>
          </w:divBdr>
          <w:divsChild>
            <w:div w:id="14259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7694">
      <w:bodyDiv w:val="1"/>
      <w:marLeft w:val="0"/>
      <w:marRight w:val="0"/>
      <w:marTop w:val="0"/>
      <w:marBottom w:val="0"/>
      <w:divBdr>
        <w:top w:val="none" w:sz="0" w:space="0" w:color="auto"/>
        <w:left w:val="none" w:sz="0" w:space="0" w:color="auto"/>
        <w:bottom w:val="none" w:sz="0" w:space="0" w:color="auto"/>
        <w:right w:val="none" w:sz="0" w:space="0" w:color="auto"/>
      </w:divBdr>
      <w:divsChild>
        <w:div w:id="2085756315">
          <w:marLeft w:val="0"/>
          <w:marRight w:val="0"/>
          <w:marTop w:val="0"/>
          <w:marBottom w:val="0"/>
          <w:divBdr>
            <w:top w:val="none" w:sz="0" w:space="0" w:color="auto"/>
            <w:left w:val="none" w:sz="0" w:space="0" w:color="auto"/>
            <w:bottom w:val="none" w:sz="0" w:space="0" w:color="auto"/>
            <w:right w:val="none" w:sz="0" w:space="0" w:color="auto"/>
          </w:divBdr>
          <w:divsChild>
            <w:div w:id="220016954">
              <w:marLeft w:val="0"/>
              <w:marRight w:val="0"/>
              <w:marTop w:val="0"/>
              <w:marBottom w:val="0"/>
              <w:divBdr>
                <w:top w:val="none" w:sz="0" w:space="0" w:color="auto"/>
                <w:left w:val="none" w:sz="0" w:space="0" w:color="auto"/>
                <w:bottom w:val="none" w:sz="0" w:space="0" w:color="auto"/>
                <w:right w:val="none" w:sz="0" w:space="0" w:color="auto"/>
              </w:divBdr>
            </w:div>
            <w:div w:id="468788354">
              <w:marLeft w:val="0"/>
              <w:marRight w:val="0"/>
              <w:marTop w:val="0"/>
              <w:marBottom w:val="0"/>
              <w:divBdr>
                <w:top w:val="none" w:sz="0" w:space="0" w:color="auto"/>
                <w:left w:val="none" w:sz="0" w:space="0" w:color="auto"/>
                <w:bottom w:val="none" w:sz="0" w:space="0" w:color="auto"/>
                <w:right w:val="none" w:sz="0" w:space="0" w:color="auto"/>
              </w:divBdr>
            </w:div>
            <w:div w:id="399597095">
              <w:marLeft w:val="0"/>
              <w:marRight w:val="0"/>
              <w:marTop w:val="0"/>
              <w:marBottom w:val="0"/>
              <w:divBdr>
                <w:top w:val="none" w:sz="0" w:space="0" w:color="auto"/>
                <w:left w:val="none" w:sz="0" w:space="0" w:color="auto"/>
                <w:bottom w:val="none" w:sz="0" w:space="0" w:color="auto"/>
                <w:right w:val="none" w:sz="0" w:space="0" w:color="auto"/>
              </w:divBdr>
            </w:div>
            <w:div w:id="290523130">
              <w:marLeft w:val="0"/>
              <w:marRight w:val="0"/>
              <w:marTop w:val="0"/>
              <w:marBottom w:val="0"/>
              <w:divBdr>
                <w:top w:val="none" w:sz="0" w:space="0" w:color="auto"/>
                <w:left w:val="none" w:sz="0" w:space="0" w:color="auto"/>
                <w:bottom w:val="none" w:sz="0" w:space="0" w:color="auto"/>
                <w:right w:val="none" w:sz="0" w:space="0" w:color="auto"/>
              </w:divBdr>
            </w:div>
            <w:div w:id="416250897">
              <w:marLeft w:val="0"/>
              <w:marRight w:val="0"/>
              <w:marTop w:val="0"/>
              <w:marBottom w:val="0"/>
              <w:divBdr>
                <w:top w:val="none" w:sz="0" w:space="0" w:color="auto"/>
                <w:left w:val="none" w:sz="0" w:space="0" w:color="auto"/>
                <w:bottom w:val="none" w:sz="0" w:space="0" w:color="auto"/>
                <w:right w:val="none" w:sz="0" w:space="0" w:color="auto"/>
              </w:divBdr>
            </w:div>
            <w:div w:id="1285120222">
              <w:marLeft w:val="0"/>
              <w:marRight w:val="0"/>
              <w:marTop w:val="0"/>
              <w:marBottom w:val="0"/>
              <w:divBdr>
                <w:top w:val="none" w:sz="0" w:space="0" w:color="auto"/>
                <w:left w:val="none" w:sz="0" w:space="0" w:color="auto"/>
                <w:bottom w:val="none" w:sz="0" w:space="0" w:color="auto"/>
                <w:right w:val="none" w:sz="0" w:space="0" w:color="auto"/>
              </w:divBdr>
            </w:div>
            <w:div w:id="1028919087">
              <w:marLeft w:val="0"/>
              <w:marRight w:val="0"/>
              <w:marTop w:val="0"/>
              <w:marBottom w:val="0"/>
              <w:divBdr>
                <w:top w:val="none" w:sz="0" w:space="0" w:color="auto"/>
                <w:left w:val="none" w:sz="0" w:space="0" w:color="auto"/>
                <w:bottom w:val="none" w:sz="0" w:space="0" w:color="auto"/>
                <w:right w:val="none" w:sz="0" w:space="0" w:color="auto"/>
              </w:divBdr>
            </w:div>
            <w:div w:id="453522623">
              <w:marLeft w:val="0"/>
              <w:marRight w:val="0"/>
              <w:marTop w:val="0"/>
              <w:marBottom w:val="0"/>
              <w:divBdr>
                <w:top w:val="none" w:sz="0" w:space="0" w:color="auto"/>
                <w:left w:val="none" w:sz="0" w:space="0" w:color="auto"/>
                <w:bottom w:val="none" w:sz="0" w:space="0" w:color="auto"/>
                <w:right w:val="none" w:sz="0" w:space="0" w:color="auto"/>
              </w:divBdr>
            </w:div>
            <w:div w:id="595483909">
              <w:marLeft w:val="0"/>
              <w:marRight w:val="0"/>
              <w:marTop w:val="0"/>
              <w:marBottom w:val="0"/>
              <w:divBdr>
                <w:top w:val="none" w:sz="0" w:space="0" w:color="auto"/>
                <w:left w:val="none" w:sz="0" w:space="0" w:color="auto"/>
                <w:bottom w:val="none" w:sz="0" w:space="0" w:color="auto"/>
                <w:right w:val="none" w:sz="0" w:space="0" w:color="auto"/>
              </w:divBdr>
            </w:div>
            <w:div w:id="567307812">
              <w:marLeft w:val="0"/>
              <w:marRight w:val="0"/>
              <w:marTop w:val="0"/>
              <w:marBottom w:val="0"/>
              <w:divBdr>
                <w:top w:val="none" w:sz="0" w:space="0" w:color="auto"/>
                <w:left w:val="none" w:sz="0" w:space="0" w:color="auto"/>
                <w:bottom w:val="none" w:sz="0" w:space="0" w:color="auto"/>
                <w:right w:val="none" w:sz="0" w:space="0" w:color="auto"/>
              </w:divBdr>
            </w:div>
            <w:div w:id="1948387571">
              <w:marLeft w:val="0"/>
              <w:marRight w:val="0"/>
              <w:marTop w:val="0"/>
              <w:marBottom w:val="0"/>
              <w:divBdr>
                <w:top w:val="none" w:sz="0" w:space="0" w:color="auto"/>
                <w:left w:val="none" w:sz="0" w:space="0" w:color="auto"/>
                <w:bottom w:val="none" w:sz="0" w:space="0" w:color="auto"/>
                <w:right w:val="none" w:sz="0" w:space="0" w:color="auto"/>
              </w:divBdr>
            </w:div>
            <w:div w:id="1507862117">
              <w:marLeft w:val="0"/>
              <w:marRight w:val="0"/>
              <w:marTop w:val="0"/>
              <w:marBottom w:val="0"/>
              <w:divBdr>
                <w:top w:val="none" w:sz="0" w:space="0" w:color="auto"/>
                <w:left w:val="none" w:sz="0" w:space="0" w:color="auto"/>
                <w:bottom w:val="none" w:sz="0" w:space="0" w:color="auto"/>
                <w:right w:val="none" w:sz="0" w:space="0" w:color="auto"/>
              </w:divBdr>
            </w:div>
            <w:div w:id="136722412">
              <w:marLeft w:val="0"/>
              <w:marRight w:val="0"/>
              <w:marTop w:val="0"/>
              <w:marBottom w:val="0"/>
              <w:divBdr>
                <w:top w:val="none" w:sz="0" w:space="0" w:color="auto"/>
                <w:left w:val="none" w:sz="0" w:space="0" w:color="auto"/>
                <w:bottom w:val="none" w:sz="0" w:space="0" w:color="auto"/>
                <w:right w:val="none" w:sz="0" w:space="0" w:color="auto"/>
              </w:divBdr>
            </w:div>
            <w:div w:id="1711222986">
              <w:marLeft w:val="0"/>
              <w:marRight w:val="0"/>
              <w:marTop w:val="0"/>
              <w:marBottom w:val="0"/>
              <w:divBdr>
                <w:top w:val="none" w:sz="0" w:space="0" w:color="auto"/>
                <w:left w:val="none" w:sz="0" w:space="0" w:color="auto"/>
                <w:bottom w:val="none" w:sz="0" w:space="0" w:color="auto"/>
                <w:right w:val="none" w:sz="0" w:space="0" w:color="auto"/>
              </w:divBdr>
            </w:div>
            <w:div w:id="1543831851">
              <w:marLeft w:val="0"/>
              <w:marRight w:val="0"/>
              <w:marTop w:val="0"/>
              <w:marBottom w:val="0"/>
              <w:divBdr>
                <w:top w:val="none" w:sz="0" w:space="0" w:color="auto"/>
                <w:left w:val="none" w:sz="0" w:space="0" w:color="auto"/>
                <w:bottom w:val="none" w:sz="0" w:space="0" w:color="auto"/>
                <w:right w:val="none" w:sz="0" w:space="0" w:color="auto"/>
              </w:divBdr>
            </w:div>
            <w:div w:id="1411005747">
              <w:marLeft w:val="0"/>
              <w:marRight w:val="0"/>
              <w:marTop w:val="0"/>
              <w:marBottom w:val="0"/>
              <w:divBdr>
                <w:top w:val="none" w:sz="0" w:space="0" w:color="auto"/>
                <w:left w:val="none" w:sz="0" w:space="0" w:color="auto"/>
                <w:bottom w:val="none" w:sz="0" w:space="0" w:color="auto"/>
                <w:right w:val="none" w:sz="0" w:space="0" w:color="auto"/>
              </w:divBdr>
            </w:div>
            <w:div w:id="1437825192">
              <w:marLeft w:val="0"/>
              <w:marRight w:val="0"/>
              <w:marTop w:val="0"/>
              <w:marBottom w:val="0"/>
              <w:divBdr>
                <w:top w:val="none" w:sz="0" w:space="0" w:color="auto"/>
                <w:left w:val="none" w:sz="0" w:space="0" w:color="auto"/>
                <w:bottom w:val="none" w:sz="0" w:space="0" w:color="auto"/>
                <w:right w:val="none" w:sz="0" w:space="0" w:color="auto"/>
              </w:divBdr>
            </w:div>
            <w:div w:id="1999724756">
              <w:marLeft w:val="0"/>
              <w:marRight w:val="0"/>
              <w:marTop w:val="0"/>
              <w:marBottom w:val="0"/>
              <w:divBdr>
                <w:top w:val="none" w:sz="0" w:space="0" w:color="auto"/>
                <w:left w:val="none" w:sz="0" w:space="0" w:color="auto"/>
                <w:bottom w:val="none" w:sz="0" w:space="0" w:color="auto"/>
                <w:right w:val="none" w:sz="0" w:space="0" w:color="auto"/>
              </w:divBdr>
            </w:div>
            <w:div w:id="1207449401">
              <w:marLeft w:val="0"/>
              <w:marRight w:val="0"/>
              <w:marTop w:val="0"/>
              <w:marBottom w:val="0"/>
              <w:divBdr>
                <w:top w:val="none" w:sz="0" w:space="0" w:color="auto"/>
                <w:left w:val="none" w:sz="0" w:space="0" w:color="auto"/>
                <w:bottom w:val="none" w:sz="0" w:space="0" w:color="auto"/>
                <w:right w:val="none" w:sz="0" w:space="0" w:color="auto"/>
              </w:divBdr>
            </w:div>
            <w:div w:id="334767159">
              <w:marLeft w:val="0"/>
              <w:marRight w:val="0"/>
              <w:marTop w:val="0"/>
              <w:marBottom w:val="0"/>
              <w:divBdr>
                <w:top w:val="none" w:sz="0" w:space="0" w:color="auto"/>
                <w:left w:val="none" w:sz="0" w:space="0" w:color="auto"/>
                <w:bottom w:val="none" w:sz="0" w:space="0" w:color="auto"/>
                <w:right w:val="none" w:sz="0" w:space="0" w:color="auto"/>
              </w:divBdr>
            </w:div>
            <w:div w:id="1756583773">
              <w:marLeft w:val="0"/>
              <w:marRight w:val="0"/>
              <w:marTop w:val="0"/>
              <w:marBottom w:val="0"/>
              <w:divBdr>
                <w:top w:val="none" w:sz="0" w:space="0" w:color="auto"/>
                <w:left w:val="none" w:sz="0" w:space="0" w:color="auto"/>
                <w:bottom w:val="none" w:sz="0" w:space="0" w:color="auto"/>
                <w:right w:val="none" w:sz="0" w:space="0" w:color="auto"/>
              </w:divBdr>
            </w:div>
            <w:div w:id="791898623">
              <w:marLeft w:val="0"/>
              <w:marRight w:val="0"/>
              <w:marTop w:val="0"/>
              <w:marBottom w:val="0"/>
              <w:divBdr>
                <w:top w:val="none" w:sz="0" w:space="0" w:color="auto"/>
                <w:left w:val="none" w:sz="0" w:space="0" w:color="auto"/>
                <w:bottom w:val="none" w:sz="0" w:space="0" w:color="auto"/>
                <w:right w:val="none" w:sz="0" w:space="0" w:color="auto"/>
              </w:divBdr>
            </w:div>
            <w:div w:id="2054575242">
              <w:marLeft w:val="0"/>
              <w:marRight w:val="0"/>
              <w:marTop w:val="0"/>
              <w:marBottom w:val="0"/>
              <w:divBdr>
                <w:top w:val="none" w:sz="0" w:space="0" w:color="auto"/>
                <w:left w:val="none" w:sz="0" w:space="0" w:color="auto"/>
                <w:bottom w:val="none" w:sz="0" w:space="0" w:color="auto"/>
                <w:right w:val="none" w:sz="0" w:space="0" w:color="auto"/>
              </w:divBdr>
            </w:div>
            <w:div w:id="1458330899">
              <w:marLeft w:val="0"/>
              <w:marRight w:val="0"/>
              <w:marTop w:val="0"/>
              <w:marBottom w:val="0"/>
              <w:divBdr>
                <w:top w:val="none" w:sz="0" w:space="0" w:color="auto"/>
                <w:left w:val="none" w:sz="0" w:space="0" w:color="auto"/>
                <w:bottom w:val="none" w:sz="0" w:space="0" w:color="auto"/>
                <w:right w:val="none" w:sz="0" w:space="0" w:color="auto"/>
              </w:divBdr>
            </w:div>
            <w:div w:id="1012223124">
              <w:marLeft w:val="0"/>
              <w:marRight w:val="0"/>
              <w:marTop w:val="0"/>
              <w:marBottom w:val="0"/>
              <w:divBdr>
                <w:top w:val="none" w:sz="0" w:space="0" w:color="auto"/>
                <w:left w:val="none" w:sz="0" w:space="0" w:color="auto"/>
                <w:bottom w:val="none" w:sz="0" w:space="0" w:color="auto"/>
                <w:right w:val="none" w:sz="0" w:space="0" w:color="auto"/>
              </w:divBdr>
            </w:div>
            <w:div w:id="1670329163">
              <w:marLeft w:val="0"/>
              <w:marRight w:val="0"/>
              <w:marTop w:val="0"/>
              <w:marBottom w:val="0"/>
              <w:divBdr>
                <w:top w:val="none" w:sz="0" w:space="0" w:color="auto"/>
                <w:left w:val="none" w:sz="0" w:space="0" w:color="auto"/>
                <w:bottom w:val="none" w:sz="0" w:space="0" w:color="auto"/>
                <w:right w:val="none" w:sz="0" w:space="0" w:color="auto"/>
              </w:divBdr>
            </w:div>
            <w:div w:id="1325669939">
              <w:marLeft w:val="0"/>
              <w:marRight w:val="0"/>
              <w:marTop w:val="0"/>
              <w:marBottom w:val="0"/>
              <w:divBdr>
                <w:top w:val="none" w:sz="0" w:space="0" w:color="auto"/>
                <w:left w:val="none" w:sz="0" w:space="0" w:color="auto"/>
                <w:bottom w:val="none" w:sz="0" w:space="0" w:color="auto"/>
                <w:right w:val="none" w:sz="0" w:space="0" w:color="auto"/>
              </w:divBdr>
            </w:div>
            <w:div w:id="212541362">
              <w:marLeft w:val="0"/>
              <w:marRight w:val="0"/>
              <w:marTop w:val="0"/>
              <w:marBottom w:val="0"/>
              <w:divBdr>
                <w:top w:val="none" w:sz="0" w:space="0" w:color="auto"/>
                <w:left w:val="none" w:sz="0" w:space="0" w:color="auto"/>
                <w:bottom w:val="none" w:sz="0" w:space="0" w:color="auto"/>
                <w:right w:val="none" w:sz="0" w:space="0" w:color="auto"/>
              </w:divBdr>
            </w:div>
            <w:div w:id="116411190">
              <w:marLeft w:val="0"/>
              <w:marRight w:val="0"/>
              <w:marTop w:val="0"/>
              <w:marBottom w:val="0"/>
              <w:divBdr>
                <w:top w:val="none" w:sz="0" w:space="0" w:color="auto"/>
                <w:left w:val="none" w:sz="0" w:space="0" w:color="auto"/>
                <w:bottom w:val="none" w:sz="0" w:space="0" w:color="auto"/>
                <w:right w:val="none" w:sz="0" w:space="0" w:color="auto"/>
              </w:divBdr>
            </w:div>
            <w:div w:id="1846901967">
              <w:marLeft w:val="0"/>
              <w:marRight w:val="0"/>
              <w:marTop w:val="0"/>
              <w:marBottom w:val="0"/>
              <w:divBdr>
                <w:top w:val="none" w:sz="0" w:space="0" w:color="auto"/>
                <w:left w:val="none" w:sz="0" w:space="0" w:color="auto"/>
                <w:bottom w:val="none" w:sz="0" w:space="0" w:color="auto"/>
                <w:right w:val="none" w:sz="0" w:space="0" w:color="auto"/>
              </w:divBdr>
            </w:div>
            <w:div w:id="1013535205">
              <w:marLeft w:val="0"/>
              <w:marRight w:val="0"/>
              <w:marTop w:val="0"/>
              <w:marBottom w:val="0"/>
              <w:divBdr>
                <w:top w:val="none" w:sz="0" w:space="0" w:color="auto"/>
                <w:left w:val="none" w:sz="0" w:space="0" w:color="auto"/>
                <w:bottom w:val="none" w:sz="0" w:space="0" w:color="auto"/>
                <w:right w:val="none" w:sz="0" w:space="0" w:color="auto"/>
              </w:divBdr>
            </w:div>
            <w:div w:id="1541933546">
              <w:marLeft w:val="0"/>
              <w:marRight w:val="0"/>
              <w:marTop w:val="0"/>
              <w:marBottom w:val="0"/>
              <w:divBdr>
                <w:top w:val="none" w:sz="0" w:space="0" w:color="auto"/>
                <w:left w:val="none" w:sz="0" w:space="0" w:color="auto"/>
                <w:bottom w:val="none" w:sz="0" w:space="0" w:color="auto"/>
                <w:right w:val="none" w:sz="0" w:space="0" w:color="auto"/>
              </w:divBdr>
            </w:div>
            <w:div w:id="1490167349">
              <w:marLeft w:val="0"/>
              <w:marRight w:val="0"/>
              <w:marTop w:val="0"/>
              <w:marBottom w:val="0"/>
              <w:divBdr>
                <w:top w:val="none" w:sz="0" w:space="0" w:color="auto"/>
                <w:left w:val="none" w:sz="0" w:space="0" w:color="auto"/>
                <w:bottom w:val="none" w:sz="0" w:space="0" w:color="auto"/>
                <w:right w:val="none" w:sz="0" w:space="0" w:color="auto"/>
              </w:divBdr>
            </w:div>
            <w:div w:id="1566525940">
              <w:marLeft w:val="0"/>
              <w:marRight w:val="0"/>
              <w:marTop w:val="0"/>
              <w:marBottom w:val="0"/>
              <w:divBdr>
                <w:top w:val="none" w:sz="0" w:space="0" w:color="auto"/>
                <w:left w:val="none" w:sz="0" w:space="0" w:color="auto"/>
                <w:bottom w:val="none" w:sz="0" w:space="0" w:color="auto"/>
                <w:right w:val="none" w:sz="0" w:space="0" w:color="auto"/>
              </w:divBdr>
            </w:div>
            <w:div w:id="1118912033">
              <w:marLeft w:val="0"/>
              <w:marRight w:val="0"/>
              <w:marTop w:val="0"/>
              <w:marBottom w:val="0"/>
              <w:divBdr>
                <w:top w:val="none" w:sz="0" w:space="0" w:color="auto"/>
                <w:left w:val="none" w:sz="0" w:space="0" w:color="auto"/>
                <w:bottom w:val="none" w:sz="0" w:space="0" w:color="auto"/>
                <w:right w:val="none" w:sz="0" w:space="0" w:color="auto"/>
              </w:divBdr>
            </w:div>
            <w:div w:id="343092867">
              <w:marLeft w:val="0"/>
              <w:marRight w:val="0"/>
              <w:marTop w:val="0"/>
              <w:marBottom w:val="0"/>
              <w:divBdr>
                <w:top w:val="none" w:sz="0" w:space="0" w:color="auto"/>
                <w:left w:val="none" w:sz="0" w:space="0" w:color="auto"/>
                <w:bottom w:val="none" w:sz="0" w:space="0" w:color="auto"/>
                <w:right w:val="none" w:sz="0" w:space="0" w:color="auto"/>
              </w:divBdr>
            </w:div>
            <w:div w:id="1774008328">
              <w:marLeft w:val="0"/>
              <w:marRight w:val="0"/>
              <w:marTop w:val="0"/>
              <w:marBottom w:val="0"/>
              <w:divBdr>
                <w:top w:val="none" w:sz="0" w:space="0" w:color="auto"/>
                <w:left w:val="none" w:sz="0" w:space="0" w:color="auto"/>
                <w:bottom w:val="none" w:sz="0" w:space="0" w:color="auto"/>
                <w:right w:val="none" w:sz="0" w:space="0" w:color="auto"/>
              </w:divBdr>
            </w:div>
            <w:div w:id="863400287">
              <w:marLeft w:val="0"/>
              <w:marRight w:val="0"/>
              <w:marTop w:val="0"/>
              <w:marBottom w:val="0"/>
              <w:divBdr>
                <w:top w:val="none" w:sz="0" w:space="0" w:color="auto"/>
                <w:left w:val="none" w:sz="0" w:space="0" w:color="auto"/>
                <w:bottom w:val="none" w:sz="0" w:space="0" w:color="auto"/>
                <w:right w:val="none" w:sz="0" w:space="0" w:color="auto"/>
              </w:divBdr>
            </w:div>
            <w:div w:id="1694771591">
              <w:marLeft w:val="0"/>
              <w:marRight w:val="0"/>
              <w:marTop w:val="0"/>
              <w:marBottom w:val="0"/>
              <w:divBdr>
                <w:top w:val="none" w:sz="0" w:space="0" w:color="auto"/>
                <w:left w:val="none" w:sz="0" w:space="0" w:color="auto"/>
                <w:bottom w:val="none" w:sz="0" w:space="0" w:color="auto"/>
                <w:right w:val="none" w:sz="0" w:space="0" w:color="auto"/>
              </w:divBdr>
            </w:div>
            <w:div w:id="806050892">
              <w:marLeft w:val="0"/>
              <w:marRight w:val="0"/>
              <w:marTop w:val="0"/>
              <w:marBottom w:val="0"/>
              <w:divBdr>
                <w:top w:val="none" w:sz="0" w:space="0" w:color="auto"/>
                <w:left w:val="none" w:sz="0" w:space="0" w:color="auto"/>
                <w:bottom w:val="none" w:sz="0" w:space="0" w:color="auto"/>
                <w:right w:val="none" w:sz="0" w:space="0" w:color="auto"/>
              </w:divBdr>
            </w:div>
            <w:div w:id="49157284">
              <w:marLeft w:val="0"/>
              <w:marRight w:val="0"/>
              <w:marTop w:val="0"/>
              <w:marBottom w:val="0"/>
              <w:divBdr>
                <w:top w:val="none" w:sz="0" w:space="0" w:color="auto"/>
                <w:left w:val="none" w:sz="0" w:space="0" w:color="auto"/>
                <w:bottom w:val="none" w:sz="0" w:space="0" w:color="auto"/>
                <w:right w:val="none" w:sz="0" w:space="0" w:color="auto"/>
              </w:divBdr>
            </w:div>
            <w:div w:id="1876968844">
              <w:marLeft w:val="0"/>
              <w:marRight w:val="0"/>
              <w:marTop w:val="0"/>
              <w:marBottom w:val="0"/>
              <w:divBdr>
                <w:top w:val="none" w:sz="0" w:space="0" w:color="auto"/>
                <w:left w:val="none" w:sz="0" w:space="0" w:color="auto"/>
                <w:bottom w:val="none" w:sz="0" w:space="0" w:color="auto"/>
                <w:right w:val="none" w:sz="0" w:space="0" w:color="auto"/>
              </w:divBdr>
            </w:div>
            <w:div w:id="652563212">
              <w:marLeft w:val="0"/>
              <w:marRight w:val="0"/>
              <w:marTop w:val="0"/>
              <w:marBottom w:val="0"/>
              <w:divBdr>
                <w:top w:val="none" w:sz="0" w:space="0" w:color="auto"/>
                <w:left w:val="none" w:sz="0" w:space="0" w:color="auto"/>
                <w:bottom w:val="none" w:sz="0" w:space="0" w:color="auto"/>
                <w:right w:val="none" w:sz="0" w:space="0" w:color="auto"/>
              </w:divBdr>
            </w:div>
            <w:div w:id="177936265">
              <w:marLeft w:val="0"/>
              <w:marRight w:val="0"/>
              <w:marTop w:val="0"/>
              <w:marBottom w:val="0"/>
              <w:divBdr>
                <w:top w:val="none" w:sz="0" w:space="0" w:color="auto"/>
                <w:left w:val="none" w:sz="0" w:space="0" w:color="auto"/>
                <w:bottom w:val="none" w:sz="0" w:space="0" w:color="auto"/>
                <w:right w:val="none" w:sz="0" w:space="0" w:color="auto"/>
              </w:divBdr>
            </w:div>
            <w:div w:id="1811436740">
              <w:marLeft w:val="0"/>
              <w:marRight w:val="0"/>
              <w:marTop w:val="0"/>
              <w:marBottom w:val="0"/>
              <w:divBdr>
                <w:top w:val="none" w:sz="0" w:space="0" w:color="auto"/>
                <w:left w:val="none" w:sz="0" w:space="0" w:color="auto"/>
                <w:bottom w:val="none" w:sz="0" w:space="0" w:color="auto"/>
                <w:right w:val="none" w:sz="0" w:space="0" w:color="auto"/>
              </w:divBdr>
            </w:div>
            <w:div w:id="114833002">
              <w:marLeft w:val="0"/>
              <w:marRight w:val="0"/>
              <w:marTop w:val="0"/>
              <w:marBottom w:val="0"/>
              <w:divBdr>
                <w:top w:val="none" w:sz="0" w:space="0" w:color="auto"/>
                <w:left w:val="none" w:sz="0" w:space="0" w:color="auto"/>
                <w:bottom w:val="none" w:sz="0" w:space="0" w:color="auto"/>
                <w:right w:val="none" w:sz="0" w:space="0" w:color="auto"/>
              </w:divBdr>
            </w:div>
            <w:div w:id="448859754">
              <w:marLeft w:val="0"/>
              <w:marRight w:val="0"/>
              <w:marTop w:val="0"/>
              <w:marBottom w:val="0"/>
              <w:divBdr>
                <w:top w:val="none" w:sz="0" w:space="0" w:color="auto"/>
                <w:left w:val="none" w:sz="0" w:space="0" w:color="auto"/>
                <w:bottom w:val="none" w:sz="0" w:space="0" w:color="auto"/>
                <w:right w:val="none" w:sz="0" w:space="0" w:color="auto"/>
              </w:divBdr>
            </w:div>
            <w:div w:id="2129270912">
              <w:marLeft w:val="0"/>
              <w:marRight w:val="0"/>
              <w:marTop w:val="0"/>
              <w:marBottom w:val="0"/>
              <w:divBdr>
                <w:top w:val="none" w:sz="0" w:space="0" w:color="auto"/>
                <w:left w:val="none" w:sz="0" w:space="0" w:color="auto"/>
                <w:bottom w:val="none" w:sz="0" w:space="0" w:color="auto"/>
                <w:right w:val="none" w:sz="0" w:space="0" w:color="auto"/>
              </w:divBdr>
            </w:div>
            <w:div w:id="2024547436">
              <w:marLeft w:val="0"/>
              <w:marRight w:val="0"/>
              <w:marTop w:val="0"/>
              <w:marBottom w:val="0"/>
              <w:divBdr>
                <w:top w:val="none" w:sz="0" w:space="0" w:color="auto"/>
                <w:left w:val="none" w:sz="0" w:space="0" w:color="auto"/>
                <w:bottom w:val="none" w:sz="0" w:space="0" w:color="auto"/>
                <w:right w:val="none" w:sz="0" w:space="0" w:color="auto"/>
              </w:divBdr>
            </w:div>
            <w:div w:id="1176846215">
              <w:marLeft w:val="0"/>
              <w:marRight w:val="0"/>
              <w:marTop w:val="0"/>
              <w:marBottom w:val="0"/>
              <w:divBdr>
                <w:top w:val="none" w:sz="0" w:space="0" w:color="auto"/>
                <w:left w:val="none" w:sz="0" w:space="0" w:color="auto"/>
                <w:bottom w:val="none" w:sz="0" w:space="0" w:color="auto"/>
                <w:right w:val="none" w:sz="0" w:space="0" w:color="auto"/>
              </w:divBdr>
            </w:div>
            <w:div w:id="1168716918">
              <w:marLeft w:val="0"/>
              <w:marRight w:val="0"/>
              <w:marTop w:val="0"/>
              <w:marBottom w:val="0"/>
              <w:divBdr>
                <w:top w:val="none" w:sz="0" w:space="0" w:color="auto"/>
                <w:left w:val="none" w:sz="0" w:space="0" w:color="auto"/>
                <w:bottom w:val="none" w:sz="0" w:space="0" w:color="auto"/>
                <w:right w:val="none" w:sz="0" w:space="0" w:color="auto"/>
              </w:divBdr>
            </w:div>
            <w:div w:id="4169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7760">
      <w:bodyDiv w:val="1"/>
      <w:marLeft w:val="0"/>
      <w:marRight w:val="0"/>
      <w:marTop w:val="0"/>
      <w:marBottom w:val="0"/>
      <w:divBdr>
        <w:top w:val="none" w:sz="0" w:space="0" w:color="auto"/>
        <w:left w:val="none" w:sz="0" w:space="0" w:color="auto"/>
        <w:bottom w:val="none" w:sz="0" w:space="0" w:color="auto"/>
        <w:right w:val="none" w:sz="0" w:space="0" w:color="auto"/>
      </w:divBdr>
      <w:divsChild>
        <w:div w:id="1911577736">
          <w:marLeft w:val="0"/>
          <w:marRight w:val="0"/>
          <w:marTop w:val="0"/>
          <w:marBottom w:val="0"/>
          <w:divBdr>
            <w:top w:val="none" w:sz="0" w:space="0" w:color="auto"/>
            <w:left w:val="none" w:sz="0" w:space="0" w:color="auto"/>
            <w:bottom w:val="none" w:sz="0" w:space="0" w:color="auto"/>
            <w:right w:val="none" w:sz="0" w:space="0" w:color="auto"/>
          </w:divBdr>
          <w:divsChild>
            <w:div w:id="1406564041">
              <w:marLeft w:val="0"/>
              <w:marRight w:val="0"/>
              <w:marTop w:val="0"/>
              <w:marBottom w:val="0"/>
              <w:divBdr>
                <w:top w:val="none" w:sz="0" w:space="0" w:color="auto"/>
                <w:left w:val="none" w:sz="0" w:space="0" w:color="auto"/>
                <w:bottom w:val="none" w:sz="0" w:space="0" w:color="auto"/>
                <w:right w:val="none" w:sz="0" w:space="0" w:color="auto"/>
              </w:divBdr>
            </w:div>
            <w:div w:id="698168580">
              <w:marLeft w:val="0"/>
              <w:marRight w:val="0"/>
              <w:marTop w:val="0"/>
              <w:marBottom w:val="0"/>
              <w:divBdr>
                <w:top w:val="none" w:sz="0" w:space="0" w:color="auto"/>
                <w:left w:val="none" w:sz="0" w:space="0" w:color="auto"/>
                <w:bottom w:val="none" w:sz="0" w:space="0" w:color="auto"/>
                <w:right w:val="none" w:sz="0" w:space="0" w:color="auto"/>
              </w:divBdr>
            </w:div>
            <w:div w:id="2036809749">
              <w:marLeft w:val="0"/>
              <w:marRight w:val="0"/>
              <w:marTop w:val="0"/>
              <w:marBottom w:val="0"/>
              <w:divBdr>
                <w:top w:val="none" w:sz="0" w:space="0" w:color="auto"/>
                <w:left w:val="none" w:sz="0" w:space="0" w:color="auto"/>
                <w:bottom w:val="none" w:sz="0" w:space="0" w:color="auto"/>
                <w:right w:val="none" w:sz="0" w:space="0" w:color="auto"/>
              </w:divBdr>
            </w:div>
            <w:div w:id="196432853">
              <w:marLeft w:val="0"/>
              <w:marRight w:val="0"/>
              <w:marTop w:val="0"/>
              <w:marBottom w:val="0"/>
              <w:divBdr>
                <w:top w:val="none" w:sz="0" w:space="0" w:color="auto"/>
                <w:left w:val="none" w:sz="0" w:space="0" w:color="auto"/>
                <w:bottom w:val="none" w:sz="0" w:space="0" w:color="auto"/>
                <w:right w:val="none" w:sz="0" w:space="0" w:color="auto"/>
              </w:divBdr>
            </w:div>
            <w:div w:id="573667934">
              <w:marLeft w:val="0"/>
              <w:marRight w:val="0"/>
              <w:marTop w:val="0"/>
              <w:marBottom w:val="0"/>
              <w:divBdr>
                <w:top w:val="none" w:sz="0" w:space="0" w:color="auto"/>
                <w:left w:val="none" w:sz="0" w:space="0" w:color="auto"/>
                <w:bottom w:val="none" w:sz="0" w:space="0" w:color="auto"/>
                <w:right w:val="none" w:sz="0" w:space="0" w:color="auto"/>
              </w:divBdr>
            </w:div>
            <w:div w:id="538594362">
              <w:marLeft w:val="0"/>
              <w:marRight w:val="0"/>
              <w:marTop w:val="0"/>
              <w:marBottom w:val="0"/>
              <w:divBdr>
                <w:top w:val="none" w:sz="0" w:space="0" w:color="auto"/>
                <w:left w:val="none" w:sz="0" w:space="0" w:color="auto"/>
                <w:bottom w:val="none" w:sz="0" w:space="0" w:color="auto"/>
                <w:right w:val="none" w:sz="0" w:space="0" w:color="auto"/>
              </w:divBdr>
            </w:div>
            <w:div w:id="1911769126">
              <w:marLeft w:val="0"/>
              <w:marRight w:val="0"/>
              <w:marTop w:val="0"/>
              <w:marBottom w:val="0"/>
              <w:divBdr>
                <w:top w:val="none" w:sz="0" w:space="0" w:color="auto"/>
                <w:left w:val="none" w:sz="0" w:space="0" w:color="auto"/>
                <w:bottom w:val="none" w:sz="0" w:space="0" w:color="auto"/>
                <w:right w:val="none" w:sz="0" w:space="0" w:color="auto"/>
              </w:divBdr>
            </w:div>
            <w:div w:id="1936132032">
              <w:marLeft w:val="0"/>
              <w:marRight w:val="0"/>
              <w:marTop w:val="0"/>
              <w:marBottom w:val="0"/>
              <w:divBdr>
                <w:top w:val="none" w:sz="0" w:space="0" w:color="auto"/>
                <w:left w:val="none" w:sz="0" w:space="0" w:color="auto"/>
                <w:bottom w:val="none" w:sz="0" w:space="0" w:color="auto"/>
                <w:right w:val="none" w:sz="0" w:space="0" w:color="auto"/>
              </w:divBdr>
            </w:div>
            <w:div w:id="1320113534">
              <w:marLeft w:val="0"/>
              <w:marRight w:val="0"/>
              <w:marTop w:val="0"/>
              <w:marBottom w:val="0"/>
              <w:divBdr>
                <w:top w:val="none" w:sz="0" w:space="0" w:color="auto"/>
                <w:left w:val="none" w:sz="0" w:space="0" w:color="auto"/>
                <w:bottom w:val="none" w:sz="0" w:space="0" w:color="auto"/>
                <w:right w:val="none" w:sz="0" w:space="0" w:color="auto"/>
              </w:divBdr>
            </w:div>
            <w:div w:id="1415320147">
              <w:marLeft w:val="0"/>
              <w:marRight w:val="0"/>
              <w:marTop w:val="0"/>
              <w:marBottom w:val="0"/>
              <w:divBdr>
                <w:top w:val="none" w:sz="0" w:space="0" w:color="auto"/>
                <w:left w:val="none" w:sz="0" w:space="0" w:color="auto"/>
                <w:bottom w:val="none" w:sz="0" w:space="0" w:color="auto"/>
                <w:right w:val="none" w:sz="0" w:space="0" w:color="auto"/>
              </w:divBdr>
            </w:div>
            <w:div w:id="398527180">
              <w:marLeft w:val="0"/>
              <w:marRight w:val="0"/>
              <w:marTop w:val="0"/>
              <w:marBottom w:val="0"/>
              <w:divBdr>
                <w:top w:val="none" w:sz="0" w:space="0" w:color="auto"/>
                <w:left w:val="none" w:sz="0" w:space="0" w:color="auto"/>
                <w:bottom w:val="none" w:sz="0" w:space="0" w:color="auto"/>
                <w:right w:val="none" w:sz="0" w:space="0" w:color="auto"/>
              </w:divBdr>
            </w:div>
            <w:div w:id="1141342073">
              <w:marLeft w:val="0"/>
              <w:marRight w:val="0"/>
              <w:marTop w:val="0"/>
              <w:marBottom w:val="0"/>
              <w:divBdr>
                <w:top w:val="none" w:sz="0" w:space="0" w:color="auto"/>
                <w:left w:val="none" w:sz="0" w:space="0" w:color="auto"/>
                <w:bottom w:val="none" w:sz="0" w:space="0" w:color="auto"/>
                <w:right w:val="none" w:sz="0" w:space="0" w:color="auto"/>
              </w:divBdr>
            </w:div>
            <w:div w:id="815649">
              <w:marLeft w:val="0"/>
              <w:marRight w:val="0"/>
              <w:marTop w:val="0"/>
              <w:marBottom w:val="0"/>
              <w:divBdr>
                <w:top w:val="none" w:sz="0" w:space="0" w:color="auto"/>
                <w:left w:val="none" w:sz="0" w:space="0" w:color="auto"/>
                <w:bottom w:val="none" w:sz="0" w:space="0" w:color="auto"/>
                <w:right w:val="none" w:sz="0" w:space="0" w:color="auto"/>
              </w:divBdr>
            </w:div>
            <w:div w:id="2008244422">
              <w:marLeft w:val="0"/>
              <w:marRight w:val="0"/>
              <w:marTop w:val="0"/>
              <w:marBottom w:val="0"/>
              <w:divBdr>
                <w:top w:val="none" w:sz="0" w:space="0" w:color="auto"/>
                <w:left w:val="none" w:sz="0" w:space="0" w:color="auto"/>
                <w:bottom w:val="none" w:sz="0" w:space="0" w:color="auto"/>
                <w:right w:val="none" w:sz="0" w:space="0" w:color="auto"/>
              </w:divBdr>
            </w:div>
            <w:div w:id="713623993">
              <w:marLeft w:val="0"/>
              <w:marRight w:val="0"/>
              <w:marTop w:val="0"/>
              <w:marBottom w:val="0"/>
              <w:divBdr>
                <w:top w:val="none" w:sz="0" w:space="0" w:color="auto"/>
                <w:left w:val="none" w:sz="0" w:space="0" w:color="auto"/>
                <w:bottom w:val="none" w:sz="0" w:space="0" w:color="auto"/>
                <w:right w:val="none" w:sz="0" w:space="0" w:color="auto"/>
              </w:divBdr>
            </w:div>
            <w:div w:id="132142544">
              <w:marLeft w:val="0"/>
              <w:marRight w:val="0"/>
              <w:marTop w:val="0"/>
              <w:marBottom w:val="0"/>
              <w:divBdr>
                <w:top w:val="none" w:sz="0" w:space="0" w:color="auto"/>
                <w:left w:val="none" w:sz="0" w:space="0" w:color="auto"/>
                <w:bottom w:val="none" w:sz="0" w:space="0" w:color="auto"/>
                <w:right w:val="none" w:sz="0" w:space="0" w:color="auto"/>
              </w:divBdr>
            </w:div>
            <w:div w:id="616256919">
              <w:marLeft w:val="0"/>
              <w:marRight w:val="0"/>
              <w:marTop w:val="0"/>
              <w:marBottom w:val="0"/>
              <w:divBdr>
                <w:top w:val="none" w:sz="0" w:space="0" w:color="auto"/>
                <w:left w:val="none" w:sz="0" w:space="0" w:color="auto"/>
                <w:bottom w:val="none" w:sz="0" w:space="0" w:color="auto"/>
                <w:right w:val="none" w:sz="0" w:space="0" w:color="auto"/>
              </w:divBdr>
            </w:div>
            <w:div w:id="279340169">
              <w:marLeft w:val="0"/>
              <w:marRight w:val="0"/>
              <w:marTop w:val="0"/>
              <w:marBottom w:val="0"/>
              <w:divBdr>
                <w:top w:val="none" w:sz="0" w:space="0" w:color="auto"/>
                <w:left w:val="none" w:sz="0" w:space="0" w:color="auto"/>
                <w:bottom w:val="none" w:sz="0" w:space="0" w:color="auto"/>
                <w:right w:val="none" w:sz="0" w:space="0" w:color="auto"/>
              </w:divBdr>
            </w:div>
            <w:div w:id="2092045624">
              <w:marLeft w:val="0"/>
              <w:marRight w:val="0"/>
              <w:marTop w:val="0"/>
              <w:marBottom w:val="0"/>
              <w:divBdr>
                <w:top w:val="none" w:sz="0" w:space="0" w:color="auto"/>
                <w:left w:val="none" w:sz="0" w:space="0" w:color="auto"/>
                <w:bottom w:val="none" w:sz="0" w:space="0" w:color="auto"/>
                <w:right w:val="none" w:sz="0" w:space="0" w:color="auto"/>
              </w:divBdr>
            </w:div>
            <w:div w:id="555556903">
              <w:marLeft w:val="0"/>
              <w:marRight w:val="0"/>
              <w:marTop w:val="0"/>
              <w:marBottom w:val="0"/>
              <w:divBdr>
                <w:top w:val="none" w:sz="0" w:space="0" w:color="auto"/>
                <w:left w:val="none" w:sz="0" w:space="0" w:color="auto"/>
                <w:bottom w:val="none" w:sz="0" w:space="0" w:color="auto"/>
                <w:right w:val="none" w:sz="0" w:space="0" w:color="auto"/>
              </w:divBdr>
            </w:div>
            <w:div w:id="251402834">
              <w:marLeft w:val="0"/>
              <w:marRight w:val="0"/>
              <w:marTop w:val="0"/>
              <w:marBottom w:val="0"/>
              <w:divBdr>
                <w:top w:val="none" w:sz="0" w:space="0" w:color="auto"/>
                <w:left w:val="none" w:sz="0" w:space="0" w:color="auto"/>
                <w:bottom w:val="none" w:sz="0" w:space="0" w:color="auto"/>
                <w:right w:val="none" w:sz="0" w:space="0" w:color="auto"/>
              </w:divBdr>
            </w:div>
            <w:div w:id="1228221131">
              <w:marLeft w:val="0"/>
              <w:marRight w:val="0"/>
              <w:marTop w:val="0"/>
              <w:marBottom w:val="0"/>
              <w:divBdr>
                <w:top w:val="none" w:sz="0" w:space="0" w:color="auto"/>
                <w:left w:val="none" w:sz="0" w:space="0" w:color="auto"/>
                <w:bottom w:val="none" w:sz="0" w:space="0" w:color="auto"/>
                <w:right w:val="none" w:sz="0" w:space="0" w:color="auto"/>
              </w:divBdr>
            </w:div>
            <w:div w:id="1021666433">
              <w:marLeft w:val="0"/>
              <w:marRight w:val="0"/>
              <w:marTop w:val="0"/>
              <w:marBottom w:val="0"/>
              <w:divBdr>
                <w:top w:val="none" w:sz="0" w:space="0" w:color="auto"/>
                <w:left w:val="none" w:sz="0" w:space="0" w:color="auto"/>
                <w:bottom w:val="none" w:sz="0" w:space="0" w:color="auto"/>
                <w:right w:val="none" w:sz="0" w:space="0" w:color="auto"/>
              </w:divBdr>
            </w:div>
            <w:div w:id="1126005590">
              <w:marLeft w:val="0"/>
              <w:marRight w:val="0"/>
              <w:marTop w:val="0"/>
              <w:marBottom w:val="0"/>
              <w:divBdr>
                <w:top w:val="none" w:sz="0" w:space="0" w:color="auto"/>
                <w:left w:val="none" w:sz="0" w:space="0" w:color="auto"/>
                <w:bottom w:val="none" w:sz="0" w:space="0" w:color="auto"/>
                <w:right w:val="none" w:sz="0" w:space="0" w:color="auto"/>
              </w:divBdr>
            </w:div>
            <w:div w:id="919801069">
              <w:marLeft w:val="0"/>
              <w:marRight w:val="0"/>
              <w:marTop w:val="0"/>
              <w:marBottom w:val="0"/>
              <w:divBdr>
                <w:top w:val="none" w:sz="0" w:space="0" w:color="auto"/>
                <w:left w:val="none" w:sz="0" w:space="0" w:color="auto"/>
                <w:bottom w:val="none" w:sz="0" w:space="0" w:color="auto"/>
                <w:right w:val="none" w:sz="0" w:space="0" w:color="auto"/>
              </w:divBdr>
            </w:div>
            <w:div w:id="1770076708">
              <w:marLeft w:val="0"/>
              <w:marRight w:val="0"/>
              <w:marTop w:val="0"/>
              <w:marBottom w:val="0"/>
              <w:divBdr>
                <w:top w:val="none" w:sz="0" w:space="0" w:color="auto"/>
                <w:left w:val="none" w:sz="0" w:space="0" w:color="auto"/>
                <w:bottom w:val="none" w:sz="0" w:space="0" w:color="auto"/>
                <w:right w:val="none" w:sz="0" w:space="0" w:color="auto"/>
              </w:divBdr>
            </w:div>
            <w:div w:id="390273329">
              <w:marLeft w:val="0"/>
              <w:marRight w:val="0"/>
              <w:marTop w:val="0"/>
              <w:marBottom w:val="0"/>
              <w:divBdr>
                <w:top w:val="none" w:sz="0" w:space="0" w:color="auto"/>
                <w:left w:val="none" w:sz="0" w:space="0" w:color="auto"/>
                <w:bottom w:val="none" w:sz="0" w:space="0" w:color="auto"/>
                <w:right w:val="none" w:sz="0" w:space="0" w:color="auto"/>
              </w:divBdr>
            </w:div>
            <w:div w:id="237403919">
              <w:marLeft w:val="0"/>
              <w:marRight w:val="0"/>
              <w:marTop w:val="0"/>
              <w:marBottom w:val="0"/>
              <w:divBdr>
                <w:top w:val="none" w:sz="0" w:space="0" w:color="auto"/>
                <w:left w:val="none" w:sz="0" w:space="0" w:color="auto"/>
                <w:bottom w:val="none" w:sz="0" w:space="0" w:color="auto"/>
                <w:right w:val="none" w:sz="0" w:space="0" w:color="auto"/>
              </w:divBdr>
            </w:div>
            <w:div w:id="224802917">
              <w:marLeft w:val="0"/>
              <w:marRight w:val="0"/>
              <w:marTop w:val="0"/>
              <w:marBottom w:val="0"/>
              <w:divBdr>
                <w:top w:val="none" w:sz="0" w:space="0" w:color="auto"/>
                <w:left w:val="none" w:sz="0" w:space="0" w:color="auto"/>
                <w:bottom w:val="none" w:sz="0" w:space="0" w:color="auto"/>
                <w:right w:val="none" w:sz="0" w:space="0" w:color="auto"/>
              </w:divBdr>
            </w:div>
            <w:div w:id="178006434">
              <w:marLeft w:val="0"/>
              <w:marRight w:val="0"/>
              <w:marTop w:val="0"/>
              <w:marBottom w:val="0"/>
              <w:divBdr>
                <w:top w:val="none" w:sz="0" w:space="0" w:color="auto"/>
                <w:left w:val="none" w:sz="0" w:space="0" w:color="auto"/>
                <w:bottom w:val="none" w:sz="0" w:space="0" w:color="auto"/>
                <w:right w:val="none" w:sz="0" w:space="0" w:color="auto"/>
              </w:divBdr>
            </w:div>
            <w:div w:id="1053505945">
              <w:marLeft w:val="0"/>
              <w:marRight w:val="0"/>
              <w:marTop w:val="0"/>
              <w:marBottom w:val="0"/>
              <w:divBdr>
                <w:top w:val="none" w:sz="0" w:space="0" w:color="auto"/>
                <w:left w:val="none" w:sz="0" w:space="0" w:color="auto"/>
                <w:bottom w:val="none" w:sz="0" w:space="0" w:color="auto"/>
                <w:right w:val="none" w:sz="0" w:space="0" w:color="auto"/>
              </w:divBdr>
            </w:div>
            <w:div w:id="1123117464">
              <w:marLeft w:val="0"/>
              <w:marRight w:val="0"/>
              <w:marTop w:val="0"/>
              <w:marBottom w:val="0"/>
              <w:divBdr>
                <w:top w:val="none" w:sz="0" w:space="0" w:color="auto"/>
                <w:left w:val="none" w:sz="0" w:space="0" w:color="auto"/>
                <w:bottom w:val="none" w:sz="0" w:space="0" w:color="auto"/>
                <w:right w:val="none" w:sz="0" w:space="0" w:color="auto"/>
              </w:divBdr>
            </w:div>
            <w:div w:id="531236343">
              <w:marLeft w:val="0"/>
              <w:marRight w:val="0"/>
              <w:marTop w:val="0"/>
              <w:marBottom w:val="0"/>
              <w:divBdr>
                <w:top w:val="none" w:sz="0" w:space="0" w:color="auto"/>
                <w:left w:val="none" w:sz="0" w:space="0" w:color="auto"/>
                <w:bottom w:val="none" w:sz="0" w:space="0" w:color="auto"/>
                <w:right w:val="none" w:sz="0" w:space="0" w:color="auto"/>
              </w:divBdr>
            </w:div>
            <w:div w:id="1598977150">
              <w:marLeft w:val="0"/>
              <w:marRight w:val="0"/>
              <w:marTop w:val="0"/>
              <w:marBottom w:val="0"/>
              <w:divBdr>
                <w:top w:val="none" w:sz="0" w:space="0" w:color="auto"/>
                <w:left w:val="none" w:sz="0" w:space="0" w:color="auto"/>
                <w:bottom w:val="none" w:sz="0" w:space="0" w:color="auto"/>
                <w:right w:val="none" w:sz="0" w:space="0" w:color="auto"/>
              </w:divBdr>
            </w:div>
            <w:div w:id="1047295131">
              <w:marLeft w:val="0"/>
              <w:marRight w:val="0"/>
              <w:marTop w:val="0"/>
              <w:marBottom w:val="0"/>
              <w:divBdr>
                <w:top w:val="none" w:sz="0" w:space="0" w:color="auto"/>
                <w:left w:val="none" w:sz="0" w:space="0" w:color="auto"/>
                <w:bottom w:val="none" w:sz="0" w:space="0" w:color="auto"/>
                <w:right w:val="none" w:sz="0" w:space="0" w:color="auto"/>
              </w:divBdr>
            </w:div>
            <w:div w:id="202139783">
              <w:marLeft w:val="0"/>
              <w:marRight w:val="0"/>
              <w:marTop w:val="0"/>
              <w:marBottom w:val="0"/>
              <w:divBdr>
                <w:top w:val="none" w:sz="0" w:space="0" w:color="auto"/>
                <w:left w:val="none" w:sz="0" w:space="0" w:color="auto"/>
                <w:bottom w:val="none" w:sz="0" w:space="0" w:color="auto"/>
                <w:right w:val="none" w:sz="0" w:space="0" w:color="auto"/>
              </w:divBdr>
            </w:div>
            <w:div w:id="445001669">
              <w:marLeft w:val="0"/>
              <w:marRight w:val="0"/>
              <w:marTop w:val="0"/>
              <w:marBottom w:val="0"/>
              <w:divBdr>
                <w:top w:val="none" w:sz="0" w:space="0" w:color="auto"/>
                <w:left w:val="none" w:sz="0" w:space="0" w:color="auto"/>
                <w:bottom w:val="none" w:sz="0" w:space="0" w:color="auto"/>
                <w:right w:val="none" w:sz="0" w:space="0" w:color="auto"/>
              </w:divBdr>
            </w:div>
            <w:div w:id="972754385">
              <w:marLeft w:val="0"/>
              <w:marRight w:val="0"/>
              <w:marTop w:val="0"/>
              <w:marBottom w:val="0"/>
              <w:divBdr>
                <w:top w:val="none" w:sz="0" w:space="0" w:color="auto"/>
                <w:left w:val="none" w:sz="0" w:space="0" w:color="auto"/>
                <w:bottom w:val="none" w:sz="0" w:space="0" w:color="auto"/>
                <w:right w:val="none" w:sz="0" w:space="0" w:color="auto"/>
              </w:divBdr>
            </w:div>
            <w:div w:id="557056424">
              <w:marLeft w:val="0"/>
              <w:marRight w:val="0"/>
              <w:marTop w:val="0"/>
              <w:marBottom w:val="0"/>
              <w:divBdr>
                <w:top w:val="none" w:sz="0" w:space="0" w:color="auto"/>
                <w:left w:val="none" w:sz="0" w:space="0" w:color="auto"/>
                <w:bottom w:val="none" w:sz="0" w:space="0" w:color="auto"/>
                <w:right w:val="none" w:sz="0" w:space="0" w:color="auto"/>
              </w:divBdr>
            </w:div>
            <w:div w:id="314719915">
              <w:marLeft w:val="0"/>
              <w:marRight w:val="0"/>
              <w:marTop w:val="0"/>
              <w:marBottom w:val="0"/>
              <w:divBdr>
                <w:top w:val="none" w:sz="0" w:space="0" w:color="auto"/>
                <w:left w:val="none" w:sz="0" w:space="0" w:color="auto"/>
                <w:bottom w:val="none" w:sz="0" w:space="0" w:color="auto"/>
                <w:right w:val="none" w:sz="0" w:space="0" w:color="auto"/>
              </w:divBdr>
            </w:div>
            <w:div w:id="971519365">
              <w:marLeft w:val="0"/>
              <w:marRight w:val="0"/>
              <w:marTop w:val="0"/>
              <w:marBottom w:val="0"/>
              <w:divBdr>
                <w:top w:val="none" w:sz="0" w:space="0" w:color="auto"/>
                <w:left w:val="none" w:sz="0" w:space="0" w:color="auto"/>
                <w:bottom w:val="none" w:sz="0" w:space="0" w:color="auto"/>
                <w:right w:val="none" w:sz="0" w:space="0" w:color="auto"/>
              </w:divBdr>
            </w:div>
            <w:div w:id="1510410410">
              <w:marLeft w:val="0"/>
              <w:marRight w:val="0"/>
              <w:marTop w:val="0"/>
              <w:marBottom w:val="0"/>
              <w:divBdr>
                <w:top w:val="none" w:sz="0" w:space="0" w:color="auto"/>
                <w:left w:val="none" w:sz="0" w:space="0" w:color="auto"/>
                <w:bottom w:val="none" w:sz="0" w:space="0" w:color="auto"/>
                <w:right w:val="none" w:sz="0" w:space="0" w:color="auto"/>
              </w:divBdr>
            </w:div>
            <w:div w:id="1759209985">
              <w:marLeft w:val="0"/>
              <w:marRight w:val="0"/>
              <w:marTop w:val="0"/>
              <w:marBottom w:val="0"/>
              <w:divBdr>
                <w:top w:val="none" w:sz="0" w:space="0" w:color="auto"/>
                <w:left w:val="none" w:sz="0" w:space="0" w:color="auto"/>
                <w:bottom w:val="none" w:sz="0" w:space="0" w:color="auto"/>
                <w:right w:val="none" w:sz="0" w:space="0" w:color="auto"/>
              </w:divBdr>
            </w:div>
            <w:div w:id="1031033186">
              <w:marLeft w:val="0"/>
              <w:marRight w:val="0"/>
              <w:marTop w:val="0"/>
              <w:marBottom w:val="0"/>
              <w:divBdr>
                <w:top w:val="none" w:sz="0" w:space="0" w:color="auto"/>
                <w:left w:val="none" w:sz="0" w:space="0" w:color="auto"/>
                <w:bottom w:val="none" w:sz="0" w:space="0" w:color="auto"/>
                <w:right w:val="none" w:sz="0" w:space="0" w:color="auto"/>
              </w:divBdr>
            </w:div>
            <w:div w:id="1280183532">
              <w:marLeft w:val="0"/>
              <w:marRight w:val="0"/>
              <w:marTop w:val="0"/>
              <w:marBottom w:val="0"/>
              <w:divBdr>
                <w:top w:val="none" w:sz="0" w:space="0" w:color="auto"/>
                <w:left w:val="none" w:sz="0" w:space="0" w:color="auto"/>
                <w:bottom w:val="none" w:sz="0" w:space="0" w:color="auto"/>
                <w:right w:val="none" w:sz="0" w:space="0" w:color="auto"/>
              </w:divBdr>
            </w:div>
            <w:div w:id="995690599">
              <w:marLeft w:val="0"/>
              <w:marRight w:val="0"/>
              <w:marTop w:val="0"/>
              <w:marBottom w:val="0"/>
              <w:divBdr>
                <w:top w:val="none" w:sz="0" w:space="0" w:color="auto"/>
                <w:left w:val="none" w:sz="0" w:space="0" w:color="auto"/>
                <w:bottom w:val="none" w:sz="0" w:space="0" w:color="auto"/>
                <w:right w:val="none" w:sz="0" w:space="0" w:color="auto"/>
              </w:divBdr>
            </w:div>
            <w:div w:id="1916469255">
              <w:marLeft w:val="0"/>
              <w:marRight w:val="0"/>
              <w:marTop w:val="0"/>
              <w:marBottom w:val="0"/>
              <w:divBdr>
                <w:top w:val="none" w:sz="0" w:space="0" w:color="auto"/>
                <w:left w:val="none" w:sz="0" w:space="0" w:color="auto"/>
                <w:bottom w:val="none" w:sz="0" w:space="0" w:color="auto"/>
                <w:right w:val="none" w:sz="0" w:space="0" w:color="auto"/>
              </w:divBdr>
            </w:div>
            <w:div w:id="374351555">
              <w:marLeft w:val="0"/>
              <w:marRight w:val="0"/>
              <w:marTop w:val="0"/>
              <w:marBottom w:val="0"/>
              <w:divBdr>
                <w:top w:val="none" w:sz="0" w:space="0" w:color="auto"/>
                <w:left w:val="none" w:sz="0" w:space="0" w:color="auto"/>
                <w:bottom w:val="none" w:sz="0" w:space="0" w:color="auto"/>
                <w:right w:val="none" w:sz="0" w:space="0" w:color="auto"/>
              </w:divBdr>
            </w:div>
            <w:div w:id="354384679">
              <w:marLeft w:val="0"/>
              <w:marRight w:val="0"/>
              <w:marTop w:val="0"/>
              <w:marBottom w:val="0"/>
              <w:divBdr>
                <w:top w:val="none" w:sz="0" w:space="0" w:color="auto"/>
                <w:left w:val="none" w:sz="0" w:space="0" w:color="auto"/>
                <w:bottom w:val="none" w:sz="0" w:space="0" w:color="auto"/>
                <w:right w:val="none" w:sz="0" w:space="0" w:color="auto"/>
              </w:divBdr>
            </w:div>
            <w:div w:id="862135147">
              <w:marLeft w:val="0"/>
              <w:marRight w:val="0"/>
              <w:marTop w:val="0"/>
              <w:marBottom w:val="0"/>
              <w:divBdr>
                <w:top w:val="none" w:sz="0" w:space="0" w:color="auto"/>
                <w:left w:val="none" w:sz="0" w:space="0" w:color="auto"/>
                <w:bottom w:val="none" w:sz="0" w:space="0" w:color="auto"/>
                <w:right w:val="none" w:sz="0" w:space="0" w:color="auto"/>
              </w:divBdr>
            </w:div>
            <w:div w:id="10657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1159">
      <w:bodyDiv w:val="1"/>
      <w:marLeft w:val="0"/>
      <w:marRight w:val="0"/>
      <w:marTop w:val="0"/>
      <w:marBottom w:val="0"/>
      <w:divBdr>
        <w:top w:val="none" w:sz="0" w:space="0" w:color="auto"/>
        <w:left w:val="none" w:sz="0" w:space="0" w:color="auto"/>
        <w:bottom w:val="none" w:sz="0" w:space="0" w:color="auto"/>
        <w:right w:val="none" w:sz="0" w:space="0" w:color="auto"/>
      </w:divBdr>
      <w:divsChild>
        <w:div w:id="1216890801">
          <w:marLeft w:val="0"/>
          <w:marRight w:val="0"/>
          <w:marTop w:val="0"/>
          <w:marBottom w:val="0"/>
          <w:divBdr>
            <w:top w:val="none" w:sz="0" w:space="0" w:color="auto"/>
            <w:left w:val="none" w:sz="0" w:space="0" w:color="auto"/>
            <w:bottom w:val="none" w:sz="0" w:space="0" w:color="auto"/>
            <w:right w:val="none" w:sz="0" w:space="0" w:color="auto"/>
          </w:divBdr>
          <w:divsChild>
            <w:div w:id="591280589">
              <w:marLeft w:val="0"/>
              <w:marRight w:val="0"/>
              <w:marTop w:val="0"/>
              <w:marBottom w:val="0"/>
              <w:divBdr>
                <w:top w:val="none" w:sz="0" w:space="0" w:color="auto"/>
                <w:left w:val="none" w:sz="0" w:space="0" w:color="auto"/>
                <w:bottom w:val="none" w:sz="0" w:space="0" w:color="auto"/>
                <w:right w:val="none" w:sz="0" w:space="0" w:color="auto"/>
              </w:divBdr>
            </w:div>
            <w:div w:id="70397989">
              <w:marLeft w:val="0"/>
              <w:marRight w:val="0"/>
              <w:marTop w:val="0"/>
              <w:marBottom w:val="0"/>
              <w:divBdr>
                <w:top w:val="none" w:sz="0" w:space="0" w:color="auto"/>
                <w:left w:val="none" w:sz="0" w:space="0" w:color="auto"/>
                <w:bottom w:val="none" w:sz="0" w:space="0" w:color="auto"/>
                <w:right w:val="none" w:sz="0" w:space="0" w:color="auto"/>
              </w:divBdr>
            </w:div>
            <w:div w:id="421874325">
              <w:marLeft w:val="0"/>
              <w:marRight w:val="0"/>
              <w:marTop w:val="0"/>
              <w:marBottom w:val="0"/>
              <w:divBdr>
                <w:top w:val="none" w:sz="0" w:space="0" w:color="auto"/>
                <w:left w:val="none" w:sz="0" w:space="0" w:color="auto"/>
                <w:bottom w:val="none" w:sz="0" w:space="0" w:color="auto"/>
                <w:right w:val="none" w:sz="0" w:space="0" w:color="auto"/>
              </w:divBdr>
            </w:div>
            <w:div w:id="1592424309">
              <w:marLeft w:val="0"/>
              <w:marRight w:val="0"/>
              <w:marTop w:val="0"/>
              <w:marBottom w:val="0"/>
              <w:divBdr>
                <w:top w:val="none" w:sz="0" w:space="0" w:color="auto"/>
                <w:left w:val="none" w:sz="0" w:space="0" w:color="auto"/>
                <w:bottom w:val="none" w:sz="0" w:space="0" w:color="auto"/>
                <w:right w:val="none" w:sz="0" w:space="0" w:color="auto"/>
              </w:divBdr>
            </w:div>
            <w:div w:id="1879585679">
              <w:marLeft w:val="0"/>
              <w:marRight w:val="0"/>
              <w:marTop w:val="0"/>
              <w:marBottom w:val="0"/>
              <w:divBdr>
                <w:top w:val="none" w:sz="0" w:space="0" w:color="auto"/>
                <w:left w:val="none" w:sz="0" w:space="0" w:color="auto"/>
                <w:bottom w:val="none" w:sz="0" w:space="0" w:color="auto"/>
                <w:right w:val="none" w:sz="0" w:space="0" w:color="auto"/>
              </w:divBdr>
            </w:div>
            <w:div w:id="251205291">
              <w:marLeft w:val="0"/>
              <w:marRight w:val="0"/>
              <w:marTop w:val="0"/>
              <w:marBottom w:val="0"/>
              <w:divBdr>
                <w:top w:val="none" w:sz="0" w:space="0" w:color="auto"/>
                <w:left w:val="none" w:sz="0" w:space="0" w:color="auto"/>
                <w:bottom w:val="none" w:sz="0" w:space="0" w:color="auto"/>
                <w:right w:val="none" w:sz="0" w:space="0" w:color="auto"/>
              </w:divBdr>
            </w:div>
            <w:div w:id="1021974726">
              <w:marLeft w:val="0"/>
              <w:marRight w:val="0"/>
              <w:marTop w:val="0"/>
              <w:marBottom w:val="0"/>
              <w:divBdr>
                <w:top w:val="none" w:sz="0" w:space="0" w:color="auto"/>
                <w:left w:val="none" w:sz="0" w:space="0" w:color="auto"/>
                <w:bottom w:val="none" w:sz="0" w:space="0" w:color="auto"/>
                <w:right w:val="none" w:sz="0" w:space="0" w:color="auto"/>
              </w:divBdr>
            </w:div>
            <w:div w:id="2057926883">
              <w:marLeft w:val="0"/>
              <w:marRight w:val="0"/>
              <w:marTop w:val="0"/>
              <w:marBottom w:val="0"/>
              <w:divBdr>
                <w:top w:val="none" w:sz="0" w:space="0" w:color="auto"/>
                <w:left w:val="none" w:sz="0" w:space="0" w:color="auto"/>
                <w:bottom w:val="none" w:sz="0" w:space="0" w:color="auto"/>
                <w:right w:val="none" w:sz="0" w:space="0" w:color="auto"/>
              </w:divBdr>
            </w:div>
            <w:div w:id="947010037">
              <w:marLeft w:val="0"/>
              <w:marRight w:val="0"/>
              <w:marTop w:val="0"/>
              <w:marBottom w:val="0"/>
              <w:divBdr>
                <w:top w:val="none" w:sz="0" w:space="0" w:color="auto"/>
                <w:left w:val="none" w:sz="0" w:space="0" w:color="auto"/>
                <w:bottom w:val="none" w:sz="0" w:space="0" w:color="auto"/>
                <w:right w:val="none" w:sz="0" w:space="0" w:color="auto"/>
              </w:divBdr>
            </w:div>
            <w:div w:id="182407554">
              <w:marLeft w:val="0"/>
              <w:marRight w:val="0"/>
              <w:marTop w:val="0"/>
              <w:marBottom w:val="0"/>
              <w:divBdr>
                <w:top w:val="none" w:sz="0" w:space="0" w:color="auto"/>
                <w:left w:val="none" w:sz="0" w:space="0" w:color="auto"/>
                <w:bottom w:val="none" w:sz="0" w:space="0" w:color="auto"/>
                <w:right w:val="none" w:sz="0" w:space="0" w:color="auto"/>
              </w:divBdr>
            </w:div>
            <w:div w:id="103769166">
              <w:marLeft w:val="0"/>
              <w:marRight w:val="0"/>
              <w:marTop w:val="0"/>
              <w:marBottom w:val="0"/>
              <w:divBdr>
                <w:top w:val="none" w:sz="0" w:space="0" w:color="auto"/>
                <w:left w:val="none" w:sz="0" w:space="0" w:color="auto"/>
                <w:bottom w:val="none" w:sz="0" w:space="0" w:color="auto"/>
                <w:right w:val="none" w:sz="0" w:space="0" w:color="auto"/>
              </w:divBdr>
            </w:div>
            <w:div w:id="603420104">
              <w:marLeft w:val="0"/>
              <w:marRight w:val="0"/>
              <w:marTop w:val="0"/>
              <w:marBottom w:val="0"/>
              <w:divBdr>
                <w:top w:val="none" w:sz="0" w:space="0" w:color="auto"/>
                <w:left w:val="none" w:sz="0" w:space="0" w:color="auto"/>
                <w:bottom w:val="none" w:sz="0" w:space="0" w:color="auto"/>
                <w:right w:val="none" w:sz="0" w:space="0" w:color="auto"/>
              </w:divBdr>
            </w:div>
            <w:div w:id="625161142">
              <w:marLeft w:val="0"/>
              <w:marRight w:val="0"/>
              <w:marTop w:val="0"/>
              <w:marBottom w:val="0"/>
              <w:divBdr>
                <w:top w:val="none" w:sz="0" w:space="0" w:color="auto"/>
                <w:left w:val="none" w:sz="0" w:space="0" w:color="auto"/>
                <w:bottom w:val="none" w:sz="0" w:space="0" w:color="auto"/>
                <w:right w:val="none" w:sz="0" w:space="0" w:color="auto"/>
              </w:divBdr>
            </w:div>
            <w:div w:id="2005356161">
              <w:marLeft w:val="0"/>
              <w:marRight w:val="0"/>
              <w:marTop w:val="0"/>
              <w:marBottom w:val="0"/>
              <w:divBdr>
                <w:top w:val="none" w:sz="0" w:space="0" w:color="auto"/>
                <w:left w:val="none" w:sz="0" w:space="0" w:color="auto"/>
                <w:bottom w:val="none" w:sz="0" w:space="0" w:color="auto"/>
                <w:right w:val="none" w:sz="0" w:space="0" w:color="auto"/>
              </w:divBdr>
            </w:div>
            <w:div w:id="1083724148">
              <w:marLeft w:val="0"/>
              <w:marRight w:val="0"/>
              <w:marTop w:val="0"/>
              <w:marBottom w:val="0"/>
              <w:divBdr>
                <w:top w:val="none" w:sz="0" w:space="0" w:color="auto"/>
                <w:left w:val="none" w:sz="0" w:space="0" w:color="auto"/>
                <w:bottom w:val="none" w:sz="0" w:space="0" w:color="auto"/>
                <w:right w:val="none" w:sz="0" w:space="0" w:color="auto"/>
              </w:divBdr>
            </w:div>
            <w:div w:id="2132700379">
              <w:marLeft w:val="0"/>
              <w:marRight w:val="0"/>
              <w:marTop w:val="0"/>
              <w:marBottom w:val="0"/>
              <w:divBdr>
                <w:top w:val="none" w:sz="0" w:space="0" w:color="auto"/>
                <w:left w:val="none" w:sz="0" w:space="0" w:color="auto"/>
                <w:bottom w:val="none" w:sz="0" w:space="0" w:color="auto"/>
                <w:right w:val="none" w:sz="0" w:space="0" w:color="auto"/>
              </w:divBdr>
            </w:div>
            <w:div w:id="874735735">
              <w:marLeft w:val="0"/>
              <w:marRight w:val="0"/>
              <w:marTop w:val="0"/>
              <w:marBottom w:val="0"/>
              <w:divBdr>
                <w:top w:val="none" w:sz="0" w:space="0" w:color="auto"/>
                <w:left w:val="none" w:sz="0" w:space="0" w:color="auto"/>
                <w:bottom w:val="none" w:sz="0" w:space="0" w:color="auto"/>
                <w:right w:val="none" w:sz="0" w:space="0" w:color="auto"/>
              </w:divBdr>
            </w:div>
            <w:div w:id="1446078215">
              <w:marLeft w:val="0"/>
              <w:marRight w:val="0"/>
              <w:marTop w:val="0"/>
              <w:marBottom w:val="0"/>
              <w:divBdr>
                <w:top w:val="none" w:sz="0" w:space="0" w:color="auto"/>
                <w:left w:val="none" w:sz="0" w:space="0" w:color="auto"/>
                <w:bottom w:val="none" w:sz="0" w:space="0" w:color="auto"/>
                <w:right w:val="none" w:sz="0" w:space="0" w:color="auto"/>
              </w:divBdr>
            </w:div>
            <w:div w:id="218175626">
              <w:marLeft w:val="0"/>
              <w:marRight w:val="0"/>
              <w:marTop w:val="0"/>
              <w:marBottom w:val="0"/>
              <w:divBdr>
                <w:top w:val="none" w:sz="0" w:space="0" w:color="auto"/>
                <w:left w:val="none" w:sz="0" w:space="0" w:color="auto"/>
                <w:bottom w:val="none" w:sz="0" w:space="0" w:color="auto"/>
                <w:right w:val="none" w:sz="0" w:space="0" w:color="auto"/>
              </w:divBdr>
            </w:div>
            <w:div w:id="1866014936">
              <w:marLeft w:val="0"/>
              <w:marRight w:val="0"/>
              <w:marTop w:val="0"/>
              <w:marBottom w:val="0"/>
              <w:divBdr>
                <w:top w:val="none" w:sz="0" w:space="0" w:color="auto"/>
                <w:left w:val="none" w:sz="0" w:space="0" w:color="auto"/>
                <w:bottom w:val="none" w:sz="0" w:space="0" w:color="auto"/>
                <w:right w:val="none" w:sz="0" w:space="0" w:color="auto"/>
              </w:divBdr>
            </w:div>
            <w:div w:id="467282955">
              <w:marLeft w:val="0"/>
              <w:marRight w:val="0"/>
              <w:marTop w:val="0"/>
              <w:marBottom w:val="0"/>
              <w:divBdr>
                <w:top w:val="none" w:sz="0" w:space="0" w:color="auto"/>
                <w:left w:val="none" w:sz="0" w:space="0" w:color="auto"/>
                <w:bottom w:val="none" w:sz="0" w:space="0" w:color="auto"/>
                <w:right w:val="none" w:sz="0" w:space="0" w:color="auto"/>
              </w:divBdr>
            </w:div>
            <w:div w:id="971404911">
              <w:marLeft w:val="0"/>
              <w:marRight w:val="0"/>
              <w:marTop w:val="0"/>
              <w:marBottom w:val="0"/>
              <w:divBdr>
                <w:top w:val="none" w:sz="0" w:space="0" w:color="auto"/>
                <w:left w:val="none" w:sz="0" w:space="0" w:color="auto"/>
                <w:bottom w:val="none" w:sz="0" w:space="0" w:color="auto"/>
                <w:right w:val="none" w:sz="0" w:space="0" w:color="auto"/>
              </w:divBdr>
            </w:div>
            <w:div w:id="561067622">
              <w:marLeft w:val="0"/>
              <w:marRight w:val="0"/>
              <w:marTop w:val="0"/>
              <w:marBottom w:val="0"/>
              <w:divBdr>
                <w:top w:val="none" w:sz="0" w:space="0" w:color="auto"/>
                <w:left w:val="none" w:sz="0" w:space="0" w:color="auto"/>
                <w:bottom w:val="none" w:sz="0" w:space="0" w:color="auto"/>
                <w:right w:val="none" w:sz="0" w:space="0" w:color="auto"/>
              </w:divBdr>
            </w:div>
            <w:div w:id="205530009">
              <w:marLeft w:val="0"/>
              <w:marRight w:val="0"/>
              <w:marTop w:val="0"/>
              <w:marBottom w:val="0"/>
              <w:divBdr>
                <w:top w:val="none" w:sz="0" w:space="0" w:color="auto"/>
                <w:left w:val="none" w:sz="0" w:space="0" w:color="auto"/>
                <w:bottom w:val="none" w:sz="0" w:space="0" w:color="auto"/>
                <w:right w:val="none" w:sz="0" w:space="0" w:color="auto"/>
              </w:divBdr>
            </w:div>
            <w:div w:id="822965098">
              <w:marLeft w:val="0"/>
              <w:marRight w:val="0"/>
              <w:marTop w:val="0"/>
              <w:marBottom w:val="0"/>
              <w:divBdr>
                <w:top w:val="none" w:sz="0" w:space="0" w:color="auto"/>
                <w:left w:val="none" w:sz="0" w:space="0" w:color="auto"/>
                <w:bottom w:val="none" w:sz="0" w:space="0" w:color="auto"/>
                <w:right w:val="none" w:sz="0" w:space="0" w:color="auto"/>
              </w:divBdr>
            </w:div>
            <w:div w:id="1645576026">
              <w:marLeft w:val="0"/>
              <w:marRight w:val="0"/>
              <w:marTop w:val="0"/>
              <w:marBottom w:val="0"/>
              <w:divBdr>
                <w:top w:val="none" w:sz="0" w:space="0" w:color="auto"/>
                <w:left w:val="none" w:sz="0" w:space="0" w:color="auto"/>
                <w:bottom w:val="none" w:sz="0" w:space="0" w:color="auto"/>
                <w:right w:val="none" w:sz="0" w:space="0" w:color="auto"/>
              </w:divBdr>
            </w:div>
            <w:div w:id="1478037852">
              <w:marLeft w:val="0"/>
              <w:marRight w:val="0"/>
              <w:marTop w:val="0"/>
              <w:marBottom w:val="0"/>
              <w:divBdr>
                <w:top w:val="none" w:sz="0" w:space="0" w:color="auto"/>
                <w:left w:val="none" w:sz="0" w:space="0" w:color="auto"/>
                <w:bottom w:val="none" w:sz="0" w:space="0" w:color="auto"/>
                <w:right w:val="none" w:sz="0" w:space="0" w:color="auto"/>
              </w:divBdr>
            </w:div>
            <w:div w:id="1967617627">
              <w:marLeft w:val="0"/>
              <w:marRight w:val="0"/>
              <w:marTop w:val="0"/>
              <w:marBottom w:val="0"/>
              <w:divBdr>
                <w:top w:val="none" w:sz="0" w:space="0" w:color="auto"/>
                <w:left w:val="none" w:sz="0" w:space="0" w:color="auto"/>
                <w:bottom w:val="none" w:sz="0" w:space="0" w:color="auto"/>
                <w:right w:val="none" w:sz="0" w:space="0" w:color="auto"/>
              </w:divBdr>
            </w:div>
            <w:div w:id="805928767">
              <w:marLeft w:val="0"/>
              <w:marRight w:val="0"/>
              <w:marTop w:val="0"/>
              <w:marBottom w:val="0"/>
              <w:divBdr>
                <w:top w:val="none" w:sz="0" w:space="0" w:color="auto"/>
                <w:left w:val="none" w:sz="0" w:space="0" w:color="auto"/>
                <w:bottom w:val="none" w:sz="0" w:space="0" w:color="auto"/>
                <w:right w:val="none" w:sz="0" w:space="0" w:color="auto"/>
              </w:divBdr>
            </w:div>
            <w:div w:id="1334185306">
              <w:marLeft w:val="0"/>
              <w:marRight w:val="0"/>
              <w:marTop w:val="0"/>
              <w:marBottom w:val="0"/>
              <w:divBdr>
                <w:top w:val="none" w:sz="0" w:space="0" w:color="auto"/>
                <w:left w:val="none" w:sz="0" w:space="0" w:color="auto"/>
                <w:bottom w:val="none" w:sz="0" w:space="0" w:color="auto"/>
                <w:right w:val="none" w:sz="0" w:space="0" w:color="auto"/>
              </w:divBdr>
            </w:div>
            <w:div w:id="915431131">
              <w:marLeft w:val="0"/>
              <w:marRight w:val="0"/>
              <w:marTop w:val="0"/>
              <w:marBottom w:val="0"/>
              <w:divBdr>
                <w:top w:val="none" w:sz="0" w:space="0" w:color="auto"/>
                <w:left w:val="none" w:sz="0" w:space="0" w:color="auto"/>
                <w:bottom w:val="none" w:sz="0" w:space="0" w:color="auto"/>
                <w:right w:val="none" w:sz="0" w:space="0" w:color="auto"/>
              </w:divBdr>
            </w:div>
            <w:div w:id="181866551">
              <w:marLeft w:val="0"/>
              <w:marRight w:val="0"/>
              <w:marTop w:val="0"/>
              <w:marBottom w:val="0"/>
              <w:divBdr>
                <w:top w:val="none" w:sz="0" w:space="0" w:color="auto"/>
                <w:left w:val="none" w:sz="0" w:space="0" w:color="auto"/>
                <w:bottom w:val="none" w:sz="0" w:space="0" w:color="auto"/>
                <w:right w:val="none" w:sz="0" w:space="0" w:color="auto"/>
              </w:divBdr>
            </w:div>
            <w:div w:id="543712567">
              <w:marLeft w:val="0"/>
              <w:marRight w:val="0"/>
              <w:marTop w:val="0"/>
              <w:marBottom w:val="0"/>
              <w:divBdr>
                <w:top w:val="none" w:sz="0" w:space="0" w:color="auto"/>
                <w:left w:val="none" w:sz="0" w:space="0" w:color="auto"/>
                <w:bottom w:val="none" w:sz="0" w:space="0" w:color="auto"/>
                <w:right w:val="none" w:sz="0" w:space="0" w:color="auto"/>
              </w:divBdr>
            </w:div>
            <w:div w:id="51470848">
              <w:marLeft w:val="0"/>
              <w:marRight w:val="0"/>
              <w:marTop w:val="0"/>
              <w:marBottom w:val="0"/>
              <w:divBdr>
                <w:top w:val="none" w:sz="0" w:space="0" w:color="auto"/>
                <w:left w:val="none" w:sz="0" w:space="0" w:color="auto"/>
                <w:bottom w:val="none" w:sz="0" w:space="0" w:color="auto"/>
                <w:right w:val="none" w:sz="0" w:space="0" w:color="auto"/>
              </w:divBdr>
            </w:div>
            <w:div w:id="1101073804">
              <w:marLeft w:val="0"/>
              <w:marRight w:val="0"/>
              <w:marTop w:val="0"/>
              <w:marBottom w:val="0"/>
              <w:divBdr>
                <w:top w:val="none" w:sz="0" w:space="0" w:color="auto"/>
                <w:left w:val="none" w:sz="0" w:space="0" w:color="auto"/>
                <w:bottom w:val="none" w:sz="0" w:space="0" w:color="auto"/>
                <w:right w:val="none" w:sz="0" w:space="0" w:color="auto"/>
              </w:divBdr>
            </w:div>
            <w:div w:id="833491002">
              <w:marLeft w:val="0"/>
              <w:marRight w:val="0"/>
              <w:marTop w:val="0"/>
              <w:marBottom w:val="0"/>
              <w:divBdr>
                <w:top w:val="none" w:sz="0" w:space="0" w:color="auto"/>
                <w:left w:val="none" w:sz="0" w:space="0" w:color="auto"/>
                <w:bottom w:val="none" w:sz="0" w:space="0" w:color="auto"/>
                <w:right w:val="none" w:sz="0" w:space="0" w:color="auto"/>
              </w:divBdr>
            </w:div>
            <w:div w:id="338314331">
              <w:marLeft w:val="0"/>
              <w:marRight w:val="0"/>
              <w:marTop w:val="0"/>
              <w:marBottom w:val="0"/>
              <w:divBdr>
                <w:top w:val="none" w:sz="0" w:space="0" w:color="auto"/>
                <w:left w:val="none" w:sz="0" w:space="0" w:color="auto"/>
                <w:bottom w:val="none" w:sz="0" w:space="0" w:color="auto"/>
                <w:right w:val="none" w:sz="0" w:space="0" w:color="auto"/>
              </w:divBdr>
            </w:div>
            <w:div w:id="1620604322">
              <w:marLeft w:val="0"/>
              <w:marRight w:val="0"/>
              <w:marTop w:val="0"/>
              <w:marBottom w:val="0"/>
              <w:divBdr>
                <w:top w:val="none" w:sz="0" w:space="0" w:color="auto"/>
                <w:left w:val="none" w:sz="0" w:space="0" w:color="auto"/>
                <w:bottom w:val="none" w:sz="0" w:space="0" w:color="auto"/>
                <w:right w:val="none" w:sz="0" w:space="0" w:color="auto"/>
              </w:divBdr>
            </w:div>
            <w:div w:id="2087215704">
              <w:marLeft w:val="0"/>
              <w:marRight w:val="0"/>
              <w:marTop w:val="0"/>
              <w:marBottom w:val="0"/>
              <w:divBdr>
                <w:top w:val="none" w:sz="0" w:space="0" w:color="auto"/>
                <w:left w:val="none" w:sz="0" w:space="0" w:color="auto"/>
                <w:bottom w:val="none" w:sz="0" w:space="0" w:color="auto"/>
                <w:right w:val="none" w:sz="0" w:space="0" w:color="auto"/>
              </w:divBdr>
            </w:div>
            <w:div w:id="2114393125">
              <w:marLeft w:val="0"/>
              <w:marRight w:val="0"/>
              <w:marTop w:val="0"/>
              <w:marBottom w:val="0"/>
              <w:divBdr>
                <w:top w:val="none" w:sz="0" w:space="0" w:color="auto"/>
                <w:left w:val="none" w:sz="0" w:space="0" w:color="auto"/>
                <w:bottom w:val="none" w:sz="0" w:space="0" w:color="auto"/>
                <w:right w:val="none" w:sz="0" w:space="0" w:color="auto"/>
              </w:divBdr>
            </w:div>
            <w:div w:id="1662005355">
              <w:marLeft w:val="0"/>
              <w:marRight w:val="0"/>
              <w:marTop w:val="0"/>
              <w:marBottom w:val="0"/>
              <w:divBdr>
                <w:top w:val="none" w:sz="0" w:space="0" w:color="auto"/>
                <w:left w:val="none" w:sz="0" w:space="0" w:color="auto"/>
                <w:bottom w:val="none" w:sz="0" w:space="0" w:color="auto"/>
                <w:right w:val="none" w:sz="0" w:space="0" w:color="auto"/>
              </w:divBdr>
            </w:div>
            <w:div w:id="2102950096">
              <w:marLeft w:val="0"/>
              <w:marRight w:val="0"/>
              <w:marTop w:val="0"/>
              <w:marBottom w:val="0"/>
              <w:divBdr>
                <w:top w:val="none" w:sz="0" w:space="0" w:color="auto"/>
                <w:left w:val="none" w:sz="0" w:space="0" w:color="auto"/>
                <w:bottom w:val="none" w:sz="0" w:space="0" w:color="auto"/>
                <w:right w:val="none" w:sz="0" w:space="0" w:color="auto"/>
              </w:divBdr>
            </w:div>
            <w:div w:id="1600673848">
              <w:marLeft w:val="0"/>
              <w:marRight w:val="0"/>
              <w:marTop w:val="0"/>
              <w:marBottom w:val="0"/>
              <w:divBdr>
                <w:top w:val="none" w:sz="0" w:space="0" w:color="auto"/>
                <w:left w:val="none" w:sz="0" w:space="0" w:color="auto"/>
                <w:bottom w:val="none" w:sz="0" w:space="0" w:color="auto"/>
                <w:right w:val="none" w:sz="0" w:space="0" w:color="auto"/>
              </w:divBdr>
            </w:div>
            <w:div w:id="241139241">
              <w:marLeft w:val="0"/>
              <w:marRight w:val="0"/>
              <w:marTop w:val="0"/>
              <w:marBottom w:val="0"/>
              <w:divBdr>
                <w:top w:val="none" w:sz="0" w:space="0" w:color="auto"/>
                <w:left w:val="none" w:sz="0" w:space="0" w:color="auto"/>
                <w:bottom w:val="none" w:sz="0" w:space="0" w:color="auto"/>
                <w:right w:val="none" w:sz="0" w:space="0" w:color="auto"/>
              </w:divBdr>
            </w:div>
            <w:div w:id="541599909">
              <w:marLeft w:val="0"/>
              <w:marRight w:val="0"/>
              <w:marTop w:val="0"/>
              <w:marBottom w:val="0"/>
              <w:divBdr>
                <w:top w:val="none" w:sz="0" w:space="0" w:color="auto"/>
                <w:left w:val="none" w:sz="0" w:space="0" w:color="auto"/>
                <w:bottom w:val="none" w:sz="0" w:space="0" w:color="auto"/>
                <w:right w:val="none" w:sz="0" w:space="0" w:color="auto"/>
              </w:divBdr>
            </w:div>
            <w:div w:id="1710103591">
              <w:marLeft w:val="0"/>
              <w:marRight w:val="0"/>
              <w:marTop w:val="0"/>
              <w:marBottom w:val="0"/>
              <w:divBdr>
                <w:top w:val="none" w:sz="0" w:space="0" w:color="auto"/>
                <w:left w:val="none" w:sz="0" w:space="0" w:color="auto"/>
                <w:bottom w:val="none" w:sz="0" w:space="0" w:color="auto"/>
                <w:right w:val="none" w:sz="0" w:space="0" w:color="auto"/>
              </w:divBdr>
            </w:div>
            <w:div w:id="180823562">
              <w:marLeft w:val="0"/>
              <w:marRight w:val="0"/>
              <w:marTop w:val="0"/>
              <w:marBottom w:val="0"/>
              <w:divBdr>
                <w:top w:val="none" w:sz="0" w:space="0" w:color="auto"/>
                <w:left w:val="none" w:sz="0" w:space="0" w:color="auto"/>
                <w:bottom w:val="none" w:sz="0" w:space="0" w:color="auto"/>
                <w:right w:val="none" w:sz="0" w:space="0" w:color="auto"/>
              </w:divBdr>
            </w:div>
            <w:div w:id="1820800228">
              <w:marLeft w:val="0"/>
              <w:marRight w:val="0"/>
              <w:marTop w:val="0"/>
              <w:marBottom w:val="0"/>
              <w:divBdr>
                <w:top w:val="none" w:sz="0" w:space="0" w:color="auto"/>
                <w:left w:val="none" w:sz="0" w:space="0" w:color="auto"/>
                <w:bottom w:val="none" w:sz="0" w:space="0" w:color="auto"/>
                <w:right w:val="none" w:sz="0" w:space="0" w:color="auto"/>
              </w:divBdr>
            </w:div>
            <w:div w:id="569315666">
              <w:marLeft w:val="0"/>
              <w:marRight w:val="0"/>
              <w:marTop w:val="0"/>
              <w:marBottom w:val="0"/>
              <w:divBdr>
                <w:top w:val="none" w:sz="0" w:space="0" w:color="auto"/>
                <w:left w:val="none" w:sz="0" w:space="0" w:color="auto"/>
                <w:bottom w:val="none" w:sz="0" w:space="0" w:color="auto"/>
                <w:right w:val="none" w:sz="0" w:space="0" w:color="auto"/>
              </w:divBdr>
            </w:div>
            <w:div w:id="1943297049">
              <w:marLeft w:val="0"/>
              <w:marRight w:val="0"/>
              <w:marTop w:val="0"/>
              <w:marBottom w:val="0"/>
              <w:divBdr>
                <w:top w:val="none" w:sz="0" w:space="0" w:color="auto"/>
                <w:left w:val="none" w:sz="0" w:space="0" w:color="auto"/>
                <w:bottom w:val="none" w:sz="0" w:space="0" w:color="auto"/>
                <w:right w:val="none" w:sz="0" w:space="0" w:color="auto"/>
              </w:divBdr>
            </w:div>
            <w:div w:id="1529836934">
              <w:marLeft w:val="0"/>
              <w:marRight w:val="0"/>
              <w:marTop w:val="0"/>
              <w:marBottom w:val="0"/>
              <w:divBdr>
                <w:top w:val="none" w:sz="0" w:space="0" w:color="auto"/>
                <w:left w:val="none" w:sz="0" w:space="0" w:color="auto"/>
                <w:bottom w:val="none" w:sz="0" w:space="0" w:color="auto"/>
                <w:right w:val="none" w:sz="0" w:space="0" w:color="auto"/>
              </w:divBdr>
            </w:div>
            <w:div w:id="1027830143">
              <w:marLeft w:val="0"/>
              <w:marRight w:val="0"/>
              <w:marTop w:val="0"/>
              <w:marBottom w:val="0"/>
              <w:divBdr>
                <w:top w:val="none" w:sz="0" w:space="0" w:color="auto"/>
                <w:left w:val="none" w:sz="0" w:space="0" w:color="auto"/>
                <w:bottom w:val="none" w:sz="0" w:space="0" w:color="auto"/>
                <w:right w:val="none" w:sz="0" w:space="0" w:color="auto"/>
              </w:divBdr>
            </w:div>
            <w:div w:id="1317297801">
              <w:marLeft w:val="0"/>
              <w:marRight w:val="0"/>
              <w:marTop w:val="0"/>
              <w:marBottom w:val="0"/>
              <w:divBdr>
                <w:top w:val="none" w:sz="0" w:space="0" w:color="auto"/>
                <w:left w:val="none" w:sz="0" w:space="0" w:color="auto"/>
                <w:bottom w:val="none" w:sz="0" w:space="0" w:color="auto"/>
                <w:right w:val="none" w:sz="0" w:space="0" w:color="auto"/>
              </w:divBdr>
            </w:div>
            <w:div w:id="1332175373">
              <w:marLeft w:val="0"/>
              <w:marRight w:val="0"/>
              <w:marTop w:val="0"/>
              <w:marBottom w:val="0"/>
              <w:divBdr>
                <w:top w:val="none" w:sz="0" w:space="0" w:color="auto"/>
                <w:left w:val="none" w:sz="0" w:space="0" w:color="auto"/>
                <w:bottom w:val="none" w:sz="0" w:space="0" w:color="auto"/>
                <w:right w:val="none" w:sz="0" w:space="0" w:color="auto"/>
              </w:divBdr>
            </w:div>
            <w:div w:id="853807882">
              <w:marLeft w:val="0"/>
              <w:marRight w:val="0"/>
              <w:marTop w:val="0"/>
              <w:marBottom w:val="0"/>
              <w:divBdr>
                <w:top w:val="none" w:sz="0" w:space="0" w:color="auto"/>
                <w:left w:val="none" w:sz="0" w:space="0" w:color="auto"/>
                <w:bottom w:val="none" w:sz="0" w:space="0" w:color="auto"/>
                <w:right w:val="none" w:sz="0" w:space="0" w:color="auto"/>
              </w:divBdr>
            </w:div>
            <w:div w:id="1675844196">
              <w:marLeft w:val="0"/>
              <w:marRight w:val="0"/>
              <w:marTop w:val="0"/>
              <w:marBottom w:val="0"/>
              <w:divBdr>
                <w:top w:val="none" w:sz="0" w:space="0" w:color="auto"/>
                <w:left w:val="none" w:sz="0" w:space="0" w:color="auto"/>
                <w:bottom w:val="none" w:sz="0" w:space="0" w:color="auto"/>
                <w:right w:val="none" w:sz="0" w:space="0" w:color="auto"/>
              </w:divBdr>
            </w:div>
            <w:div w:id="1601984626">
              <w:marLeft w:val="0"/>
              <w:marRight w:val="0"/>
              <w:marTop w:val="0"/>
              <w:marBottom w:val="0"/>
              <w:divBdr>
                <w:top w:val="none" w:sz="0" w:space="0" w:color="auto"/>
                <w:left w:val="none" w:sz="0" w:space="0" w:color="auto"/>
                <w:bottom w:val="none" w:sz="0" w:space="0" w:color="auto"/>
                <w:right w:val="none" w:sz="0" w:space="0" w:color="auto"/>
              </w:divBdr>
            </w:div>
            <w:div w:id="936326498">
              <w:marLeft w:val="0"/>
              <w:marRight w:val="0"/>
              <w:marTop w:val="0"/>
              <w:marBottom w:val="0"/>
              <w:divBdr>
                <w:top w:val="none" w:sz="0" w:space="0" w:color="auto"/>
                <w:left w:val="none" w:sz="0" w:space="0" w:color="auto"/>
                <w:bottom w:val="none" w:sz="0" w:space="0" w:color="auto"/>
                <w:right w:val="none" w:sz="0" w:space="0" w:color="auto"/>
              </w:divBdr>
            </w:div>
            <w:div w:id="422340732">
              <w:marLeft w:val="0"/>
              <w:marRight w:val="0"/>
              <w:marTop w:val="0"/>
              <w:marBottom w:val="0"/>
              <w:divBdr>
                <w:top w:val="none" w:sz="0" w:space="0" w:color="auto"/>
                <w:left w:val="none" w:sz="0" w:space="0" w:color="auto"/>
                <w:bottom w:val="none" w:sz="0" w:space="0" w:color="auto"/>
                <w:right w:val="none" w:sz="0" w:space="0" w:color="auto"/>
              </w:divBdr>
            </w:div>
            <w:div w:id="1923565010">
              <w:marLeft w:val="0"/>
              <w:marRight w:val="0"/>
              <w:marTop w:val="0"/>
              <w:marBottom w:val="0"/>
              <w:divBdr>
                <w:top w:val="none" w:sz="0" w:space="0" w:color="auto"/>
                <w:left w:val="none" w:sz="0" w:space="0" w:color="auto"/>
                <w:bottom w:val="none" w:sz="0" w:space="0" w:color="auto"/>
                <w:right w:val="none" w:sz="0" w:space="0" w:color="auto"/>
              </w:divBdr>
            </w:div>
            <w:div w:id="713432345">
              <w:marLeft w:val="0"/>
              <w:marRight w:val="0"/>
              <w:marTop w:val="0"/>
              <w:marBottom w:val="0"/>
              <w:divBdr>
                <w:top w:val="none" w:sz="0" w:space="0" w:color="auto"/>
                <w:left w:val="none" w:sz="0" w:space="0" w:color="auto"/>
                <w:bottom w:val="none" w:sz="0" w:space="0" w:color="auto"/>
                <w:right w:val="none" w:sz="0" w:space="0" w:color="auto"/>
              </w:divBdr>
            </w:div>
            <w:div w:id="1766807639">
              <w:marLeft w:val="0"/>
              <w:marRight w:val="0"/>
              <w:marTop w:val="0"/>
              <w:marBottom w:val="0"/>
              <w:divBdr>
                <w:top w:val="none" w:sz="0" w:space="0" w:color="auto"/>
                <w:left w:val="none" w:sz="0" w:space="0" w:color="auto"/>
                <w:bottom w:val="none" w:sz="0" w:space="0" w:color="auto"/>
                <w:right w:val="none" w:sz="0" w:space="0" w:color="auto"/>
              </w:divBdr>
            </w:div>
            <w:div w:id="714547542">
              <w:marLeft w:val="0"/>
              <w:marRight w:val="0"/>
              <w:marTop w:val="0"/>
              <w:marBottom w:val="0"/>
              <w:divBdr>
                <w:top w:val="none" w:sz="0" w:space="0" w:color="auto"/>
                <w:left w:val="none" w:sz="0" w:space="0" w:color="auto"/>
                <w:bottom w:val="none" w:sz="0" w:space="0" w:color="auto"/>
                <w:right w:val="none" w:sz="0" w:space="0" w:color="auto"/>
              </w:divBdr>
            </w:div>
            <w:div w:id="1839076428">
              <w:marLeft w:val="0"/>
              <w:marRight w:val="0"/>
              <w:marTop w:val="0"/>
              <w:marBottom w:val="0"/>
              <w:divBdr>
                <w:top w:val="none" w:sz="0" w:space="0" w:color="auto"/>
                <w:left w:val="none" w:sz="0" w:space="0" w:color="auto"/>
                <w:bottom w:val="none" w:sz="0" w:space="0" w:color="auto"/>
                <w:right w:val="none" w:sz="0" w:space="0" w:color="auto"/>
              </w:divBdr>
            </w:div>
            <w:div w:id="1140729024">
              <w:marLeft w:val="0"/>
              <w:marRight w:val="0"/>
              <w:marTop w:val="0"/>
              <w:marBottom w:val="0"/>
              <w:divBdr>
                <w:top w:val="none" w:sz="0" w:space="0" w:color="auto"/>
                <w:left w:val="none" w:sz="0" w:space="0" w:color="auto"/>
                <w:bottom w:val="none" w:sz="0" w:space="0" w:color="auto"/>
                <w:right w:val="none" w:sz="0" w:space="0" w:color="auto"/>
              </w:divBdr>
            </w:div>
            <w:div w:id="1959293658">
              <w:marLeft w:val="0"/>
              <w:marRight w:val="0"/>
              <w:marTop w:val="0"/>
              <w:marBottom w:val="0"/>
              <w:divBdr>
                <w:top w:val="none" w:sz="0" w:space="0" w:color="auto"/>
                <w:left w:val="none" w:sz="0" w:space="0" w:color="auto"/>
                <w:bottom w:val="none" w:sz="0" w:space="0" w:color="auto"/>
                <w:right w:val="none" w:sz="0" w:space="0" w:color="auto"/>
              </w:divBdr>
            </w:div>
            <w:div w:id="1344741445">
              <w:marLeft w:val="0"/>
              <w:marRight w:val="0"/>
              <w:marTop w:val="0"/>
              <w:marBottom w:val="0"/>
              <w:divBdr>
                <w:top w:val="none" w:sz="0" w:space="0" w:color="auto"/>
                <w:left w:val="none" w:sz="0" w:space="0" w:color="auto"/>
                <w:bottom w:val="none" w:sz="0" w:space="0" w:color="auto"/>
                <w:right w:val="none" w:sz="0" w:space="0" w:color="auto"/>
              </w:divBdr>
            </w:div>
            <w:div w:id="2050101277">
              <w:marLeft w:val="0"/>
              <w:marRight w:val="0"/>
              <w:marTop w:val="0"/>
              <w:marBottom w:val="0"/>
              <w:divBdr>
                <w:top w:val="none" w:sz="0" w:space="0" w:color="auto"/>
                <w:left w:val="none" w:sz="0" w:space="0" w:color="auto"/>
                <w:bottom w:val="none" w:sz="0" w:space="0" w:color="auto"/>
                <w:right w:val="none" w:sz="0" w:space="0" w:color="auto"/>
              </w:divBdr>
            </w:div>
            <w:div w:id="1180894417">
              <w:marLeft w:val="0"/>
              <w:marRight w:val="0"/>
              <w:marTop w:val="0"/>
              <w:marBottom w:val="0"/>
              <w:divBdr>
                <w:top w:val="none" w:sz="0" w:space="0" w:color="auto"/>
                <w:left w:val="none" w:sz="0" w:space="0" w:color="auto"/>
                <w:bottom w:val="none" w:sz="0" w:space="0" w:color="auto"/>
                <w:right w:val="none" w:sz="0" w:space="0" w:color="auto"/>
              </w:divBdr>
            </w:div>
            <w:div w:id="1062947110">
              <w:marLeft w:val="0"/>
              <w:marRight w:val="0"/>
              <w:marTop w:val="0"/>
              <w:marBottom w:val="0"/>
              <w:divBdr>
                <w:top w:val="none" w:sz="0" w:space="0" w:color="auto"/>
                <w:left w:val="none" w:sz="0" w:space="0" w:color="auto"/>
                <w:bottom w:val="none" w:sz="0" w:space="0" w:color="auto"/>
                <w:right w:val="none" w:sz="0" w:space="0" w:color="auto"/>
              </w:divBdr>
            </w:div>
            <w:div w:id="1343125649">
              <w:marLeft w:val="0"/>
              <w:marRight w:val="0"/>
              <w:marTop w:val="0"/>
              <w:marBottom w:val="0"/>
              <w:divBdr>
                <w:top w:val="none" w:sz="0" w:space="0" w:color="auto"/>
                <w:left w:val="none" w:sz="0" w:space="0" w:color="auto"/>
                <w:bottom w:val="none" w:sz="0" w:space="0" w:color="auto"/>
                <w:right w:val="none" w:sz="0" w:space="0" w:color="auto"/>
              </w:divBdr>
            </w:div>
            <w:div w:id="1961691724">
              <w:marLeft w:val="0"/>
              <w:marRight w:val="0"/>
              <w:marTop w:val="0"/>
              <w:marBottom w:val="0"/>
              <w:divBdr>
                <w:top w:val="none" w:sz="0" w:space="0" w:color="auto"/>
                <w:left w:val="none" w:sz="0" w:space="0" w:color="auto"/>
                <w:bottom w:val="none" w:sz="0" w:space="0" w:color="auto"/>
                <w:right w:val="none" w:sz="0" w:space="0" w:color="auto"/>
              </w:divBdr>
            </w:div>
            <w:div w:id="163596029">
              <w:marLeft w:val="0"/>
              <w:marRight w:val="0"/>
              <w:marTop w:val="0"/>
              <w:marBottom w:val="0"/>
              <w:divBdr>
                <w:top w:val="none" w:sz="0" w:space="0" w:color="auto"/>
                <w:left w:val="none" w:sz="0" w:space="0" w:color="auto"/>
                <w:bottom w:val="none" w:sz="0" w:space="0" w:color="auto"/>
                <w:right w:val="none" w:sz="0" w:space="0" w:color="auto"/>
              </w:divBdr>
            </w:div>
            <w:div w:id="1981643128">
              <w:marLeft w:val="0"/>
              <w:marRight w:val="0"/>
              <w:marTop w:val="0"/>
              <w:marBottom w:val="0"/>
              <w:divBdr>
                <w:top w:val="none" w:sz="0" w:space="0" w:color="auto"/>
                <w:left w:val="none" w:sz="0" w:space="0" w:color="auto"/>
                <w:bottom w:val="none" w:sz="0" w:space="0" w:color="auto"/>
                <w:right w:val="none" w:sz="0" w:space="0" w:color="auto"/>
              </w:divBdr>
            </w:div>
            <w:div w:id="639573264">
              <w:marLeft w:val="0"/>
              <w:marRight w:val="0"/>
              <w:marTop w:val="0"/>
              <w:marBottom w:val="0"/>
              <w:divBdr>
                <w:top w:val="none" w:sz="0" w:space="0" w:color="auto"/>
                <w:left w:val="none" w:sz="0" w:space="0" w:color="auto"/>
                <w:bottom w:val="none" w:sz="0" w:space="0" w:color="auto"/>
                <w:right w:val="none" w:sz="0" w:space="0" w:color="auto"/>
              </w:divBdr>
            </w:div>
            <w:div w:id="2089770005">
              <w:marLeft w:val="0"/>
              <w:marRight w:val="0"/>
              <w:marTop w:val="0"/>
              <w:marBottom w:val="0"/>
              <w:divBdr>
                <w:top w:val="none" w:sz="0" w:space="0" w:color="auto"/>
                <w:left w:val="none" w:sz="0" w:space="0" w:color="auto"/>
                <w:bottom w:val="none" w:sz="0" w:space="0" w:color="auto"/>
                <w:right w:val="none" w:sz="0" w:space="0" w:color="auto"/>
              </w:divBdr>
            </w:div>
            <w:div w:id="607931335">
              <w:marLeft w:val="0"/>
              <w:marRight w:val="0"/>
              <w:marTop w:val="0"/>
              <w:marBottom w:val="0"/>
              <w:divBdr>
                <w:top w:val="none" w:sz="0" w:space="0" w:color="auto"/>
                <w:left w:val="none" w:sz="0" w:space="0" w:color="auto"/>
                <w:bottom w:val="none" w:sz="0" w:space="0" w:color="auto"/>
                <w:right w:val="none" w:sz="0" w:space="0" w:color="auto"/>
              </w:divBdr>
            </w:div>
            <w:div w:id="791020431">
              <w:marLeft w:val="0"/>
              <w:marRight w:val="0"/>
              <w:marTop w:val="0"/>
              <w:marBottom w:val="0"/>
              <w:divBdr>
                <w:top w:val="none" w:sz="0" w:space="0" w:color="auto"/>
                <w:left w:val="none" w:sz="0" w:space="0" w:color="auto"/>
                <w:bottom w:val="none" w:sz="0" w:space="0" w:color="auto"/>
                <w:right w:val="none" w:sz="0" w:space="0" w:color="auto"/>
              </w:divBdr>
            </w:div>
            <w:div w:id="370737612">
              <w:marLeft w:val="0"/>
              <w:marRight w:val="0"/>
              <w:marTop w:val="0"/>
              <w:marBottom w:val="0"/>
              <w:divBdr>
                <w:top w:val="none" w:sz="0" w:space="0" w:color="auto"/>
                <w:left w:val="none" w:sz="0" w:space="0" w:color="auto"/>
                <w:bottom w:val="none" w:sz="0" w:space="0" w:color="auto"/>
                <w:right w:val="none" w:sz="0" w:space="0" w:color="auto"/>
              </w:divBdr>
            </w:div>
            <w:div w:id="97412715">
              <w:marLeft w:val="0"/>
              <w:marRight w:val="0"/>
              <w:marTop w:val="0"/>
              <w:marBottom w:val="0"/>
              <w:divBdr>
                <w:top w:val="none" w:sz="0" w:space="0" w:color="auto"/>
                <w:left w:val="none" w:sz="0" w:space="0" w:color="auto"/>
                <w:bottom w:val="none" w:sz="0" w:space="0" w:color="auto"/>
                <w:right w:val="none" w:sz="0" w:space="0" w:color="auto"/>
              </w:divBdr>
            </w:div>
            <w:div w:id="1068503920">
              <w:marLeft w:val="0"/>
              <w:marRight w:val="0"/>
              <w:marTop w:val="0"/>
              <w:marBottom w:val="0"/>
              <w:divBdr>
                <w:top w:val="none" w:sz="0" w:space="0" w:color="auto"/>
                <w:left w:val="none" w:sz="0" w:space="0" w:color="auto"/>
                <w:bottom w:val="none" w:sz="0" w:space="0" w:color="auto"/>
                <w:right w:val="none" w:sz="0" w:space="0" w:color="auto"/>
              </w:divBdr>
            </w:div>
            <w:div w:id="813832556">
              <w:marLeft w:val="0"/>
              <w:marRight w:val="0"/>
              <w:marTop w:val="0"/>
              <w:marBottom w:val="0"/>
              <w:divBdr>
                <w:top w:val="none" w:sz="0" w:space="0" w:color="auto"/>
                <w:left w:val="none" w:sz="0" w:space="0" w:color="auto"/>
                <w:bottom w:val="none" w:sz="0" w:space="0" w:color="auto"/>
                <w:right w:val="none" w:sz="0" w:space="0" w:color="auto"/>
              </w:divBdr>
            </w:div>
            <w:div w:id="1556812863">
              <w:marLeft w:val="0"/>
              <w:marRight w:val="0"/>
              <w:marTop w:val="0"/>
              <w:marBottom w:val="0"/>
              <w:divBdr>
                <w:top w:val="none" w:sz="0" w:space="0" w:color="auto"/>
                <w:left w:val="none" w:sz="0" w:space="0" w:color="auto"/>
                <w:bottom w:val="none" w:sz="0" w:space="0" w:color="auto"/>
                <w:right w:val="none" w:sz="0" w:space="0" w:color="auto"/>
              </w:divBdr>
            </w:div>
            <w:div w:id="805666480">
              <w:marLeft w:val="0"/>
              <w:marRight w:val="0"/>
              <w:marTop w:val="0"/>
              <w:marBottom w:val="0"/>
              <w:divBdr>
                <w:top w:val="none" w:sz="0" w:space="0" w:color="auto"/>
                <w:left w:val="none" w:sz="0" w:space="0" w:color="auto"/>
                <w:bottom w:val="none" w:sz="0" w:space="0" w:color="auto"/>
                <w:right w:val="none" w:sz="0" w:space="0" w:color="auto"/>
              </w:divBdr>
            </w:div>
            <w:div w:id="1099375712">
              <w:marLeft w:val="0"/>
              <w:marRight w:val="0"/>
              <w:marTop w:val="0"/>
              <w:marBottom w:val="0"/>
              <w:divBdr>
                <w:top w:val="none" w:sz="0" w:space="0" w:color="auto"/>
                <w:left w:val="none" w:sz="0" w:space="0" w:color="auto"/>
                <w:bottom w:val="none" w:sz="0" w:space="0" w:color="auto"/>
                <w:right w:val="none" w:sz="0" w:space="0" w:color="auto"/>
              </w:divBdr>
            </w:div>
            <w:div w:id="32583551">
              <w:marLeft w:val="0"/>
              <w:marRight w:val="0"/>
              <w:marTop w:val="0"/>
              <w:marBottom w:val="0"/>
              <w:divBdr>
                <w:top w:val="none" w:sz="0" w:space="0" w:color="auto"/>
                <w:left w:val="none" w:sz="0" w:space="0" w:color="auto"/>
                <w:bottom w:val="none" w:sz="0" w:space="0" w:color="auto"/>
                <w:right w:val="none" w:sz="0" w:space="0" w:color="auto"/>
              </w:divBdr>
            </w:div>
            <w:div w:id="1131552806">
              <w:marLeft w:val="0"/>
              <w:marRight w:val="0"/>
              <w:marTop w:val="0"/>
              <w:marBottom w:val="0"/>
              <w:divBdr>
                <w:top w:val="none" w:sz="0" w:space="0" w:color="auto"/>
                <w:left w:val="none" w:sz="0" w:space="0" w:color="auto"/>
                <w:bottom w:val="none" w:sz="0" w:space="0" w:color="auto"/>
                <w:right w:val="none" w:sz="0" w:space="0" w:color="auto"/>
              </w:divBdr>
            </w:div>
            <w:div w:id="1465276483">
              <w:marLeft w:val="0"/>
              <w:marRight w:val="0"/>
              <w:marTop w:val="0"/>
              <w:marBottom w:val="0"/>
              <w:divBdr>
                <w:top w:val="none" w:sz="0" w:space="0" w:color="auto"/>
                <w:left w:val="none" w:sz="0" w:space="0" w:color="auto"/>
                <w:bottom w:val="none" w:sz="0" w:space="0" w:color="auto"/>
                <w:right w:val="none" w:sz="0" w:space="0" w:color="auto"/>
              </w:divBdr>
            </w:div>
            <w:div w:id="517547918">
              <w:marLeft w:val="0"/>
              <w:marRight w:val="0"/>
              <w:marTop w:val="0"/>
              <w:marBottom w:val="0"/>
              <w:divBdr>
                <w:top w:val="none" w:sz="0" w:space="0" w:color="auto"/>
                <w:left w:val="none" w:sz="0" w:space="0" w:color="auto"/>
                <w:bottom w:val="none" w:sz="0" w:space="0" w:color="auto"/>
                <w:right w:val="none" w:sz="0" w:space="0" w:color="auto"/>
              </w:divBdr>
            </w:div>
            <w:div w:id="101153785">
              <w:marLeft w:val="0"/>
              <w:marRight w:val="0"/>
              <w:marTop w:val="0"/>
              <w:marBottom w:val="0"/>
              <w:divBdr>
                <w:top w:val="none" w:sz="0" w:space="0" w:color="auto"/>
                <w:left w:val="none" w:sz="0" w:space="0" w:color="auto"/>
                <w:bottom w:val="none" w:sz="0" w:space="0" w:color="auto"/>
                <w:right w:val="none" w:sz="0" w:space="0" w:color="auto"/>
              </w:divBdr>
            </w:div>
            <w:div w:id="686059983">
              <w:marLeft w:val="0"/>
              <w:marRight w:val="0"/>
              <w:marTop w:val="0"/>
              <w:marBottom w:val="0"/>
              <w:divBdr>
                <w:top w:val="none" w:sz="0" w:space="0" w:color="auto"/>
                <w:left w:val="none" w:sz="0" w:space="0" w:color="auto"/>
                <w:bottom w:val="none" w:sz="0" w:space="0" w:color="auto"/>
                <w:right w:val="none" w:sz="0" w:space="0" w:color="auto"/>
              </w:divBdr>
            </w:div>
            <w:div w:id="1326663922">
              <w:marLeft w:val="0"/>
              <w:marRight w:val="0"/>
              <w:marTop w:val="0"/>
              <w:marBottom w:val="0"/>
              <w:divBdr>
                <w:top w:val="none" w:sz="0" w:space="0" w:color="auto"/>
                <w:left w:val="none" w:sz="0" w:space="0" w:color="auto"/>
                <w:bottom w:val="none" w:sz="0" w:space="0" w:color="auto"/>
                <w:right w:val="none" w:sz="0" w:space="0" w:color="auto"/>
              </w:divBdr>
            </w:div>
            <w:div w:id="2145655682">
              <w:marLeft w:val="0"/>
              <w:marRight w:val="0"/>
              <w:marTop w:val="0"/>
              <w:marBottom w:val="0"/>
              <w:divBdr>
                <w:top w:val="none" w:sz="0" w:space="0" w:color="auto"/>
                <w:left w:val="none" w:sz="0" w:space="0" w:color="auto"/>
                <w:bottom w:val="none" w:sz="0" w:space="0" w:color="auto"/>
                <w:right w:val="none" w:sz="0" w:space="0" w:color="auto"/>
              </w:divBdr>
            </w:div>
            <w:div w:id="1530218748">
              <w:marLeft w:val="0"/>
              <w:marRight w:val="0"/>
              <w:marTop w:val="0"/>
              <w:marBottom w:val="0"/>
              <w:divBdr>
                <w:top w:val="none" w:sz="0" w:space="0" w:color="auto"/>
                <w:left w:val="none" w:sz="0" w:space="0" w:color="auto"/>
                <w:bottom w:val="none" w:sz="0" w:space="0" w:color="auto"/>
                <w:right w:val="none" w:sz="0" w:space="0" w:color="auto"/>
              </w:divBdr>
            </w:div>
            <w:div w:id="3832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7331">
      <w:bodyDiv w:val="1"/>
      <w:marLeft w:val="0"/>
      <w:marRight w:val="0"/>
      <w:marTop w:val="0"/>
      <w:marBottom w:val="0"/>
      <w:divBdr>
        <w:top w:val="none" w:sz="0" w:space="0" w:color="auto"/>
        <w:left w:val="none" w:sz="0" w:space="0" w:color="auto"/>
        <w:bottom w:val="none" w:sz="0" w:space="0" w:color="auto"/>
        <w:right w:val="none" w:sz="0" w:space="0" w:color="auto"/>
      </w:divBdr>
      <w:divsChild>
        <w:div w:id="296569871">
          <w:marLeft w:val="0"/>
          <w:marRight w:val="0"/>
          <w:marTop w:val="0"/>
          <w:marBottom w:val="0"/>
          <w:divBdr>
            <w:top w:val="none" w:sz="0" w:space="0" w:color="auto"/>
            <w:left w:val="none" w:sz="0" w:space="0" w:color="auto"/>
            <w:bottom w:val="none" w:sz="0" w:space="0" w:color="auto"/>
            <w:right w:val="none" w:sz="0" w:space="0" w:color="auto"/>
          </w:divBdr>
          <w:divsChild>
            <w:div w:id="417405629">
              <w:marLeft w:val="0"/>
              <w:marRight w:val="0"/>
              <w:marTop w:val="0"/>
              <w:marBottom w:val="0"/>
              <w:divBdr>
                <w:top w:val="none" w:sz="0" w:space="0" w:color="auto"/>
                <w:left w:val="none" w:sz="0" w:space="0" w:color="auto"/>
                <w:bottom w:val="none" w:sz="0" w:space="0" w:color="auto"/>
                <w:right w:val="none" w:sz="0" w:space="0" w:color="auto"/>
              </w:divBdr>
            </w:div>
            <w:div w:id="1551725346">
              <w:marLeft w:val="0"/>
              <w:marRight w:val="0"/>
              <w:marTop w:val="0"/>
              <w:marBottom w:val="0"/>
              <w:divBdr>
                <w:top w:val="none" w:sz="0" w:space="0" w:color="auto"/>
                <w:left w:val="none" w:sz="0" w:space="0" w:color="auto"/>
                <w:bottom w:val="none" w:sz="0" w:space="0" w:color="auto"/>
                <w:right w:val="none" w:sz="0" w:space="0" w:color="auto"/>
              </w:divBdr>
            </w:div>
            <w:div w:id="384958599">
              <w:marLeft w:val="0"/>
              <w:marRight w:val="0"/>
              <w:marTop w:val="0"/>
              <w:marBottom w:val="0"/>
              <w:divBdr>
                <w:top w:val="none" w:sz="0" w:space="0" w:color="auto"/>
                <w:left w:val="none" w:sz="0" w:space="0" w:color="auto"/>
                <w:bottom w:val="none" w:sz="0" w:space="0" w:color="auto"/>
                <w:right w:val="none" w:sz="0" w:space="0" w:color="auto"/>
              </w:divBdr>
            </w:div>
            <w:div w:id="987906028">
              <w:marLeft w:val="0"/>
              <w:marRight w:val="0"/>
              <w:marTop w:val="0"/>
              <w:marBottom w:val="0"/>
              <w:divBdr>
                <w:top w:val="none" w:sz="0" w:space="0" w:color="auto"/>
                <w:left w:val="none" w:sz="0" w:space="0" w:color="auto"/>
                <w:bottom w:val="none" w:sz="0" w:space="0" w:color="auto"/>
                <w:right w:val="none" w:sz="0" w:space="0" w:color="auto"/>
              </w:divBdr>
            </w:div>
            <w:div w:id="1634486234">
              <w:marLeft w:val="0"/>
              <w:marRight w:val="0"/>
              <w:marTop w:val="0"/>
              <w:marBottom w:val="0"/>
              <w:divBdr>
                <w:top w:val="none" w:sz="0" w:space="0" w:color="auto"/>
                <w:left w:val="none" w:sz="0" w:space="0" w:color="auto"/>
                <w:bottom w:val="none" w:sz="0" w:space="0" w:color="auto"/>
                <w:right w:val="none" w:sz="0" w:space="0" w:color="auto"/>
              </w:divBdr>
            </w:div>
            <w:div w:id="512456849">
              <w:marLeft w:val="0"/>
              <w:marRight w:val="0"/>
              <w:marTop w:val="0"/>
              <w:marBottom w:val="0"/>
              <w:divBdr>
                <w:top w:val="none" w:sz="0" w:space="0" w:color="auto"/>
                <w:left w:val="none" w:sz="0" w:space="0" w:color="auto"/>
                <w:bottom w:val="none" w:sz="0" w:space="0" w:color="auto"/>
                <w:right w:val="none" w:sz="0" w:space="0" w:color="auto"/>
              </w:divBdr>
            </w:div>
            <w:div w:id="175579522">
              <w:marLeft w:val="0"/>
              <w:marRight w:val="0"/>
              <w:marTop w:val="0"/>
              <w:marBottom w:val="0"/>
              <w:divBdr>
                <w:top w:val="none" w:sz="0" w:space="0" w:color="auto"/>
                <w:left w:val="none" w:sz="0" w:space="0" w:color="auto"/>
                <w:bottom w:val="none" w:sz="0" w:space="0" w:color="auto"/>
                <w:right w:val="none" w:sz="0" w:space="0" w:color="auto"/>
              </w:divBdr>
            </w:div>
            <w:div w:id="21326753">
              <w:marLeft w:val="0"/>
              <w:marRight w:val="0"/>
              <w:marTop w:val="0"/>
              <w:marBottom w:val="0"/>
              <w:divBdr>
                <w:top w:val="none" w:sz="0" w:space="0" w:color="auto"/>
                <w:left w:val="none" w:sz="0" w:space="0" w:color="auto"/>
                <w:bottom w:val="none" w:sz="0" w:space="0" w:color="auto"/>
                <w:right w:val="none" w:sz="0" w:space="0" w:color="auto"/>
              </w:divBdr>
            </w:div>
            <w:div w:id="473254760">
              <w:marLeft w:val="0"/>
              <w:marRight w:val="0"/>
              <w:marTop w:val="0"/>
              <w:marBottom w:val="0"/>
              <w:divBdr>
                <w:top w:val="none" w:sz="0" w:space="0" w:color="auto"/>
                <w:left w:val="none" w:sz="0" w:space="0" w:color="auto"/>
                <w:bottom w:val="none" w:sz="0" w:space="0" w:color="auto"/>
                <w:right w:val="none" w:sz="0" w:space="0" w:color="auto"/>
              </w:divBdr>
            </w:div>
            <w:div w:id="1320058">
              <w:marLeft w:val="0"/>
              <w:marRight w:val="0"/>
              <w:marTop w:val="0"/>
              <w:marBottom w:val="0"/>
              <w:divBdr>
                <w:top w:val="none" w:sz="0" w:space="0" w:color="auto"/>
                <w:left w:val="none" w:sz="0" w:space="0" w:color="auto"/>
                <w:bottom w:val="none" w:sz="0" w:space="0" w:color="auto"/>
                <w:right w:val="none" w:sz="0" w:space="0" w:color="auto"/>
              </w:divBdr>
            </w:div>
            <w:div w:id="1916552993">
              <w:marLeft w:val="0"/>
              <w:marRight w:val="0"/>
              <w:marTop w:val="0"/>
              <w:marBottom w:val="0"/>
              <w:divBdr>
                <w:top w:val="none" w:sz="0" w:space="0" w:color="auto"/>
                <w:left w:val="none" w:sz="0" w:space="0" w:color="auto"/>
                <w:bottom w:val="none" w:sz="0" w:space="0" w:color="auto"/>
                <w:right w:val="none" w:sz="0" w:space="0" w:color="auto"/>
              </w:divBdr>
            </w:div>
            <w:div w:id="1575432204">
              <w:marLeft w:val="0"/>
              <w:marRight w:val="0"/>
              <w:marTop w:val="0"/>
              <w:marBottom w:val="0"/>
              <w:divBdr>
                <w:top w:val="none" w:sz="0" w:space="0" w:color="auto"/>
                <w:left w:val="none" w:sz="0" w:space="0" w:color="auto"/>
                <w:bottom w:val="none" w:sz="0" w:space="0" w:color="auto"/>
                <w:right w:val="none" w:sz="0" w:space="0" w:color="auto"/>
              </w:divBdr>
            </w:div>
            <w:div w:id="1190293253">
              <w:marLeft w:val="0"/>
              <w:marRight w:val="0"/>
              <w:marTop w:val="0"/>
              <w:marBottom w:val="0"/>
              <w:divBdr>
                <w:top w:val="none" w:sz="0" w:space="0" w:color="auto"/>
                <w:left w:val="none" w:sz="0" w:space="0" w:color="auto"/>
                <w:bottom w:val="none" w:sz="0" w:space="0" w:color="auto"/>
                <w:right w:val="none" w:sz="0" w:space="0" w:color="auto"/>
              </w:divBdr>
            </w:div>
            <w:div w:id="1188374951">
              <w:marLeft w:val="0"/>
              <w:marRight w:val="0"/>
              <w:marTop w:val="0"/>
              <w:marBottom w:val="0"/>
              <w:divBdr>
                <w:top w:val="none" w:sz="0" w:space="0" w:color="auto"/>
                <w:left w:val="none" w:sz="0" w:space="0" w:color="auto"/>
                <w:bottom w:val="none" w:sz="0" w:space="0" w:color="auto"/>
                <w:right w:val="none" w:sz="0" w:space="0" w:color="auto"/>
              </w:divBdr>
            </w:div>
            <w:div w:id="2023700761">
              <w:marLeft w:val="0"/>
              <w:marRight w:val="0"/>
              <w:marTop w:val="0"/>
              <w:marBottom w:val="0"/>
              <w:divBdr>
                <w:top w:val="none" w:sz="0" w:space="0" w:color="auto"/>
                <w:left w:val="none" w:sz="0" w:space="0" w:color="auto"/>
                <w:bottom w:val="none" w:sz="0" w:space="0" w:color="auto"/>
                <w:right w:val="none" w:sz="0" w:space="0" w:color="auto"/>
              </w:divBdr>
            </w:div>
            <w:div w:id="152572312">
              <w:marLeft w:val="0"/>
              <w:marRight w:val="0"/>
              <w:marTop w:val="0"/>
              <w:marBottom w:val="0"/>
              <w:divBdr>
                <w:top w:val="none" w:sz="0" w:space="0" w:color="auto"/>
                <w:left w:val="none" w:sz="0" w:space="0" w:color="auto"/>
                <w:bottom w:val="none" w:sz="0" w:space="0" w:color="auto"/>
                <w:right w:val="none" w:sz="0" w:space="0" w:color="auto"/>
              </w:divBdr>
            </w:div>
            <w:div w:id="182017571">
              <w:marLeft w:val="0"/>
              <w:marRight w:val="0"/>
              <w:marTop w:val="0"/>
              <w:marBottom w:val="0"/>
              <w:divBdr>
                <w:top w:val="none" w:sz="0" w:space="0" w:color="auto"/>
                <w:left w:val="none" w:sz="0" w:space="0" w:color="auto"/>
                <w:bottom w:val="none" w:sz="0" w:space="0" w:color="auto"/>
                <w:right w:val="none" w:sz="0" w:space="0" w:color="auto"/>
              </w:divBdr>
            </w:div>
            <w:div w:id="2090996849">
              <w:marLeft w:val="0"/>
              <w:marRight w:val="0"/>
              <w:marTop w:val="0"/>
              <w:marBottom w:val="0"/>
              <w:divBdr>
                <w:top w:val="none" w:sz="0" w:space="0" w:color="auto"/>
                <w:left w:val="none" w:sz="0" w:space="0" w:color="auto"/>
                <w:bottom w:val="none" w:sz="0" w:space="0" w:color="auto"/>
                <w:right w:val="none" w:sz="0" w:space="0" w:color="auto"/>
              </w:divBdr>
            </w:div>
            <w:div w:id="1070420438">
              <w:marLeft w:val="0"/>
              <w:marRight w:val="0"/>
              <w:marTop w:val="0"/>
              <w:marBottom w:val="0"/>
              <w:divBdr>
                <w:top w:val="none" w:sz="0" w:space="0" w:color="auto"/>
                <w:left w:val="none" w:sz="0" w:space="0" w:color="auto"/>
                <w:bottom w:val="none" w:sz="0" w:space="0" w:color="auto"/>
                <w:right w:val="none" w:sz="0" w:space="0" w:color="auto"/>
              </w:divBdr>
            </w:div>
            <w:div w:id="595479670">
              <w:marLeft w:val="0"/>
              <w:marRight w:val="0"/>
              <w:marTop w:val="0"/>
              <w:marBottom w:val="0"/>
              <w:divBdr>
                <w:top w:val="none" w:sz="0" w:space="0" w:color="auto"/>
                <w:left w:val="none" w:sz="0" w:space="0" w:color="auto"/>
                <w:bottom w:val="none" w:sz="0" w:space="0" w:color="auto"/>
                <w:right w:val="none" w:sz="0" w:space="0" w:color="auto"/>
              </w:divBdr>
            </w:div>
            <w:div w:id="1457673803">
              <w:marLeft w:val="0"/>
              <w:marRight w:val="0"/>
              <w:marTop w:val="0"/>
              <w:marBottom w:val="0"/>
              <w:divBdr>
                <w:top w:val="none" w:sz="0" w:space="0" w:color="auto"/>
                <w:left w:val="none" w:sz="0" w:space="0" w:color="auto"/>
                <w:bottom w:val="none" w:sz="0" w:space="0" w:color="auto"/>
                <w:right w:val="none" w:sz="0" w:space="0" w:color="auto"/>
              </w:divBdr>
            </w:div>
            <w:div w:id="417679891">
              <w:marLeft w:val="0"/>
              <w:marRight w:val="0"/>
              <w:marTop w:val="0"/>
              <w:marBottom w:val="0"/>
              <w:divBdr>
                <w:top w:val="none" w:sz="0" w:space="0" w:color="auto"/>
                <w:left w:val="none" w:sz="0" w:space="0" w:color="auto"/>
                <w:bottom w:val="none" w:sz="0" w:space="0" w:color="auto"/>
                <w:right w:val="none" w:sz="0" w:space="0" w:color="auto"/>
              </w:divBdr>
            </w:div>
            <w:div w:id="1682588280">
              <w:marLeft w:val="0"/>
              <w:marRight w:val="0"/>
              <w:marTop w:val="0"/>
              <w:marBottom w:val="0"/>
              <w:divBdr>
                <w:top w:val="none" w:sz="0" w:space="0" w:color="auto"/>
                <w:left w:val="none" w:sz="0" w:space="0" w:color="auto"/>
                <w:bottom w:val="none" w:sz="0" w:space="0" w:color="auto"/>
                <w:right w:val="none" w:sz="0" w:space="0" w:color="auto"/>
              </w:divBdr>
            </w:div>
            <w:div w:id="592321351">
              <w:marLeft w:val="0"/>
              <w:marRight w:val="0"/>
              <w:marTop w:val="0"/>
              <w:marBottom w:val="0"/>
              <w:divBdr>
                <w:top w:val="none" w:sz="0" w:space="0" w:color="auto"/>
                <w:left w:val="none" w:sz="0" w:space="0" w:color="auto"/>
                <w:bottom w:val="none" w:sz="0" w:space="0" w:color="auto"/>
                <w:right w:val="none" w:sz="0" w:space="0" w:color="auto"/>
              </w:divBdr>
            </w:div>
            <w:div w:id="337390256">
              <w:marLeft w:val="0"/>
              <w:marRight w:val="0"/>
              <w:marTop w:val="0"/>
              <w:marBottom w:val="0"/>
              <w:divBdr>
                <w:top w:val="none" w:sz="0" w:space="0" w:color="auto"/>
                <w:left w:val="none" w:sz="0" w:space="0" w:color="auto"/>
                <w:bottom w:val="none" w:sz="0" w:space="0" w:color="auto"/>
                <w:right w:val="none" w:sz="0" w:space="0" w:color="auto"/>
              </w:divBdr>
            </w:div>
            <w:div w:id="682589871">
              <w:marLeft w:val="0"/>
              <w:marRight w:val="0"/>
              <w:marTop w:val="0"/>
              <w:marBottom w:val="0"/>
              <w:divBdr>
                <w:top w:val="none" w:sz="0" w:space="0" w:color="auto"/>
                <w:left w:val="none" w:sz="0" w:space="0" w:color="auto"/>
                <w:bottom w:val="none" w:sz="0" w:space="0" w:color="auto"/>
                <w:right w:val="none" w:sz="0" w:space="0" w:color="auto"/>
              </w:divBdr>
            </w:div>
            <w:div w:id="481579357">
              <w:marLeft w:val="0"/>
              <w:marRight w:val="0"/>
              <w:marTop w:val="0"/>
              <w:marBottom w:val="0"/>
              <w:divBdr>
                <w:top w:val="none" w:sz="0" w:space="0" w:color="auto"/>
                <w:left w:val="none" w:sz="0" w:space="0" w:color="auto"/>
                <w:bottom w:val="none" w:sz="0" w:space="0" w:color="auto"/>
                <w:right w:val="none" w:sz="0" w:space="0" w:color="auto"/>
              </w:divBdr>
            </w:div>
            <w:div w:id="263466713">
              <w:marLeft w:val="0"/>
              <w:marRight w:val="0"/>
              <w:marTop w:val="0"/>
              <w:marBottom w:val="0"/>
              <w:divBdr>
                <w:top w:val="none" w:sz="0" w:space="0" w:color="auto"/>
                <w:left w:val="none" w:sz="0" w:space="0" w:color="auto"/>
                <w:bottom w:val="none" w:sz="0" w:space="0" w:color="auto"/>
                <w:right w:val="none" w:sz="0" w:space="0" w:color="auto"/>
              </w:divBdr>
            </w:div>
            <w:div w:id="1526820552">
              <w:marLeft w:val="0"/>
              <w:marRight w:val="0"/>
              <w:marTop w:val="0"/>
              <w:marBottom w:val="0"/>
              <w:divBdr>
                <w:top w:val="none" w:sz="0" w:space="0" w:color="auto"/>
                <w:left w:val="none" w:sz="0" w:space="0" w:color="auto"/>
                <w:bottom w:val="none" w:sz="0" w:space="0" w:color="auto"/>
                <w:right w:val="none" w:sz="0" w:space="0" w:color="auto"/>
              </w:divBdr>
            </w:div>
            <w:div w:id="382758956">
              <w:marLeft w:val="0"/>
              <w:marRight w:val="0"/>
              <w:marTop w:val="0"/>
              <w:marBottom w:val="0"/>
              <w:divBdr>
                <w:top w:val="none" w:sz="0" w:space="0" w:color="auto"/>
                <w:left w:val="none" w:sz="0" w:space="0" w:color="auto"/>
                <w:bottom w:val="none" w:sz="0" w:space="0" w:color="auto"/>
                <w:right w:val="none" w:sz="0" w:space="0" w:color="auto"/>
              </w:divBdr>
            </w:div>
            <w:div w:id="2024669774">
              <w:marLeft w:val="0"/>
              <w:marRight w:val="0"/>
              <w:marTop w:val="0"/>
              <w:marBottom w:val="0"/>
              <w:divBdr>
                <w:top w:val="none" w:sz="0" w:space="0" w:color="auto"/>
                <w:left w:val="none" w:sz="0" w:space="0" w:color="auto"/>
                <w:bottom w:val="none" w:sz="0" w:space="0" w:color="auto"/>
                <w:right w:val="none" w:sz="0" w:space="0" w:color="auto"/>
              </w:divBdr>
            </w:div>
            <w:div w:id="1785422200">
              <w:marLeft w:val="0"/>
              <w:marRight w:val="0"/>
              <w:marTop w:val="0"/>
              <w:marBottom w:val="0"/>
              <w:divBdr>
                <w:top w:val="none" w:sz="0" w:space="0" w:color="auto"/>
                <w:left w:val="none" w:sz="0" w:space="0" w:color="auto"/>
                <w:bottom w:val="none" w:sz="0" w:space="0" w:color="auto"/>
                <w:right w:val="none" w:sz="0" w:space="0" w:color="auto"/>
              </w:divBdr>
            </w:div>
            <w:div w:id="1857232658">
              <w:marLeft w:val="0"/>
              <w:marRight w:val="0"/>
              <w:marTop w:val="0"/>
              <w:marBottom w:val="0"/>
              <w:divBdr>
                <w:top w:val="none" w:sz="0" w:space="0" w:color="auto"/>
                <w:left w:val="none" w:sz="0" w:space="0" w:color="auto"/>
                <w:bottom w:val="none" w:sz="0" w:space="0" w:color="auto"/>
                <w:right w:val="none" w:sz="0" w:space="0" w:color="auto"/>
              </w:divBdr>
            </w:div>
            <w:div w:id="14619410">
              <w:marLeft w:val="0"/>
              <w:marRight w:val="0"/>
              <w:marTop w:val="0"/>
              <w:marBottom w:val="0"/>
              <w:divBdr>
                <w:top w:val="none" w:sz="0" w:space="0" w:color="auto"/>
                <w:left w:val="none" w:sz="0" w:space="0" w:color="auto"/>
                <w:bottom w:val="none" w:sz="0" w:space="0" w:color="auto"/>
                <w:right w:val="none" w:sz="0" w:space="0" w:color="auto"/>
              </w:divBdr>
            </w:div>
            <w:div w:id="839009087">
              <w:marLeft w:val="0"/>
              <w:marRight w:val="0"/>
              <w:marTop w:val="0"/>
              <w:marBottom w:val="0"/>
              <w:divBdr>
                <w:top w:val="none" w:sz="0" w:space="0" w:color="auto"/>
                <w:left w:val="none" w:sz="0" w:space="0" w:color="auto"/>
                <w:bottom w:val="none" w:sz="0" w:space="0" w:color="auto"/>
                <w:right w:val="none" w:sz="0" w:space="0" w:color="auto"/>
              </w:divBdr>
            </w:div>
            <w:div w:id="1379940255">
              <w:marLeft w:val="0"/>
              <w:marRight w:val="0"/>
              <w:marTop w:val="0"/>
              <w:marBottom w:val="0"/>
              <w:divBdr>
                <w:top w:val="none" w:sz="0" w:space="0" w:color="auto"/>
                <w:left w:val="none" w:sz="0" w:space="0" w:color="auto"/>
                <w:bottom w:val="none" w:sz="0" w:space="0" w:color="auto"/>
                <w:right w:val="none" w:sz="0" w:space="0" w:color="auto"/>
              </w:divBdr>
            </w:div>
            <w:div w:id="1426807283">
              <w:marLeft w:val="0"/>
              <w:marRight w:val="0"/>
              <w:marTop w:val="0"/>
              <w:marBottom w:val="0"/>
              <w:divBdr>
                <w:top w:val="none" w:sz="0" w:space="0" w:color="auto"/>
                <w:left w:val="none" w:sz="0" w:space="0" w:color="auto"/>
                <w:bottom w:val="none" w:sz="0" w:space="0" w:color="auto"/>
                <w:right w:val="none" w:sz="0" w:space="0" w:color="auto"/>
              </w:divBdr>
            </w:div>
            <w:div w:id="1653676998">
              <w:marLeft w:val="0"/>
              <w:marRight w:val="0"/>
              <w:marTop w:val="0"/>
              <w:marBottom w:val="0"/>
              <w:divBdr>
                <w:top w:val="none" w:sz="0" w:space="0" w:color="auto"/>
                <w:left w:val="none" w:sz="0" w:space="0" w:color="auto"/>
                <w:bottom w:val="none" w:sz="0" w:space="0" w:color="auto"/>
                <w:right w:val="none" w:sz="0" w:space="0" w:color="auto"/>
              </w:divBdr>
            </w:div>
            <w:div w:id="2038047503">
              <w:marLeft w:val="0"/>
              <w:marRight w:val="0"/>
              <w:marTop w:val="0"/>
              <w:marBottom w:val="0"/>
              <w:divBdr>
                <w:top w:val="none" w:sz="0" w:space="0" w:color="auto"/>
                <w:left w:val="none" w:sz="0" w:space="0" w:color="auto"/>
                <w:bottom w:val="none" w:sz="0" w:space="0" w:color="auto"/>
                <w:right w:val="none" w:sz="0" w:space="0" w:color="auto"/>
              </w:divBdr>
            </w:div>
            <w:div w:id="2016573450">
              <w:marLeft w:val="0"/>
              <w:marRight w:val="0"/>
              <w:marTop w:val="0"/>
              <w:marBottom w:val="0"/>
              <w:divBdr>
                <w:top w:val="none" w:sz="0" w:space="0" w:color="auto"/>
                <w:left w:val="none" w:sz="0" w:space="0" w:color="auto"/>
                <w:bottom w:val="none" w:sz="0" w:space="0" w:color="auto"/>
                <w:right w:val="none" w:sz="0" w:space="0" w:color="auto"/>
              </w:divBdr>
            </w:div>
            <w:div w:id="1123160565">
              <w:marLeft w:val="0"/>
              <w:marRight w:val="0"/>
              <w:marTop w:val="0"/>
              <w:marBottom w:val="0"/>
              <w:divBdr>
                <w:top w:val="none" w:sz="0" w:space="0" w:color="auto"/>
                <w:left w:val="none" w:sz="0" w:space="0" w:color="auto"/>
                <w:bottom w:val="none" w:sz="0" w:space="0" w:color="auto"/>
                <w:right w:val="none" w:sz="0" w:space="0" w:color="auto"/>
              </w:divBdr>
            </w:div>
            <w:div w:id="1636376538">
              <w:marLeft w:val="0"/>
              <w:marRight w:val="0"/>
              <w:marTop w:val="0"/>
              <w:marBottom w:val="0"/>
              <w:divBdr>
                <w:top w:val="none" w:sz="0" w:space="0" w:color="auto"/>
                <w:left w:val="none" w:sz="0" w:space="0" w:color="auto"/>
                <w:bottom w:val="none" w:sz="0" w:space="0" w:color="auto"/>
                <w:right w:val="none" w:sz="0" w:space="0" w:color="auto"/>
              </w:divBdr>
            </w:div>
            <w:div w:id="2111850896">
              <w:marLeft w:val="0"/>
              <w:marRight w:val="0"/>
              <w:marTop w:val="0"/>
              <w:marBottom w:val="0"/>
              <w:divBdr>
                <w:top w:val="none" w:sz="0" w:space="0" w:color="auto"/>
                <w:left w:val="none" w:sz="0" w:space="0" w:color="auto"/>
                <w:bottom w:val="none" w:sz="0" w:space="0" w:color="auto"/>
                <w:right w:val="none" w:sz="0" w:space="0" w:color="auto"/>
              </w:divBdr>
            </w:div>
            <w:div w:id="887842189">
              <w:marLeft w:val="0"/>
              <w:marRight w:val="0"/>
              <w:marTop w:val="0"/>
              <w:marBottom w:val="0"/>
              <w:divBdr>
                <w:top w:val="none" w:sz="0" w:space="0" w:color="auto"/>
                <w:left w:val="none" w:sz="0" w:space="0" w:color="auto"/>
                <w:bottom w:val="none" w:sz="0" w:space="0" w:color="auto"/>
                <w:right w:val="none" w:sz="0" w:space="0" w:color="auto"/>
              </w:divBdr>
            </w:div>
            <w:div w:id="2091387457">
              <w:marLeft w:val="0"/>
              <w:marRight w:val="0"/>
              <w:marTop w:val="0"/>
              <w:marBottom w:val="0"/>
              <w:divBdr>
                <w:top w:val="none" w:sz="0" w:space="0" w:color="auto"/>
                <w:left w:val="none" w:sz="0" w:space="0" w:color="auto"/>
                <w:bottom w:val="none" w:sz="0" w:space="0" w:color="auto"/>
                <w:right w:val="none" w:sz="0" w:space="0" w:color="auto"/>
              </w:divBdr>
            </w:div>
            <w:div w:id="2029670073">
              <w:marLeft w:val="0"/>
              <w:marRight w:val="0"/>
              <w:marTop w:val="0"/>
              <w:marBottom w:val="0"/>
              <w:divBdr>
                <w:top w:val="none" w:sz="0" w:space="0" w:color="auto"/>
                <w:left w:val="none" w:sz="0" w:space="0" w:color="auto"/>
                <w:bottom w:val="none" w:sz="0" w:space="0" w:color="auto"/>
                <w:right w:val="none" w:sz="0" w:space="0" w:color="auto"/>
              </w:divBdr>
            </w:div>
            <w:div w:id="763570899">
              <w:marLeft w:val="0"/>
              <w:marRight w:val="0"/>
              <w:marTop w:val="0"/>
              <w:marBottom w:val="0"/>
              <w:divBdr>
                <w:top w:val="none" w:sz="0" w:space="0" w:color="auto"/>
                <w:left w:val="none" w:sz="0" w:space="0" w:color="auto"/>
                <w:bottom w:val="none" w:sz="0" w:space="0" w:color="auto"/>
                <w:right w:val="none" w:sz="0" w:space="0" w:color="auto"/>
              </w:divBdr>
            </w:div>
            <w:div w:id="2014645152">
              <w:marLeft w:val="0"/>
              <w:marRight w:val="0"/>
              <w:marTop w:val="0"/>
              <w:marBottom w:val="0"/>
              <w:divBdr>
                <w:top w:val="none" w:sz="0" w:space="0" w:color="auto"/>
                <w:left w:val="none" w:sz="0" w:space="0" w:color="auto"/>
                <w:bottom w:val="none" w:sz="0" w:space="0" w:color="auto"/>
                <w:right w:val="none" w:sz="0" w:space="0" w:color="auto"/>
              </w:divBdr>
            </w:div>
            <w:div w:id="382558811">
              <w:marLeft w:val="0"/>
              <w:marRight w:val="0"/>
              <w:marTop w:val="0"/>
              <w:marBottom w:val="0"/>
              <w:divBdr>
                <w:top w:val="none" w:sz="0" w:space="0" w:color="auto"/>
                <w:left w:val="none" w:sz="0" w:space="0" w:color="auto"/>
                <w:bottom w:val="none" w:sz="0" w:space="0" w:color="auto"/>
                <w:right w:val="none" w:sz="0" w:space="0" w:color="auto"/>
              </w:divBdr>
            </w:div>
            <w:div w:id="1791362497">
              <w:marLeft w:val="0"/>
              <w:marRight w:val="0"/>
              <w:marTop w:val="0"/>
              <w:marBottom w:val="0"/>
              <w:divBdr>
                <w:top w:val="none" w:sz="0" w:space="0" w:color="auto"/>
                <w:left w:val="none" w:sz="0" w:space="0" w:color="auto"/>
                <w:bottom w:val="none" w:sz="0" w:space="0" w:color="auto"/>
                <w:right w:val="none" w:sz="0" w:space="0" w:color="auto"/>
              </w:divBdr>
            </w:div>
            <w:div w:id="1043478282">
              <w:marLeft w:val="0"/>
              <w:marRight w:val="0"/>
              <w:marTop w:val="0"/>
              <w:marBottom w:val="0"/>
              <w:divBdr>
                <w:top w:val="none" w:sz="0" w:space="0" w:color="auto"/>
                <w:left w:val="none" w:sz="0" w:space="0" w:color="auto"/>
                <w:bottom w:val="none" w:sz="0" w:space="0" w:color="auto"/>
                <w:right w:val="none" w:sz="0" w:space="0" w:color="auto"/>
              </w:divBdr>
            </w:div>
            <w:div w:id="336690450">
              <w:marLeft w:val="0"/>
              <w:marRight w:val="0"/>
              <w:marTop w:val="0"/>
              <w:marBottom w:val="0"/>
              <w:divBdr>
                <w:top w:val="none" w:sz="0" w:space="0" w:color="auto"/>
                <w:left w:val="none" w:sz="0" w:space="0" w:color="auto"/>
                <w:bottom w:val="none" w:sz="0" w:space="0" w:color="auto"/>
                <w:right w:val="none" w:sz="0" w:space="0" w:color="auto"/>
              </w:divBdr>
            </w:div>
            <w:div w:id="994383871">
              <w:marLeft w:val="0"/>
              <w:marRight w:val="0"/>
              <w:marTop w:val="0"/>
              <w:marBottom w:val="0"/>
              <w:divBdr>
                <w:top w:val="none" w:sz="0" w:space="0" w:color="auto"/>
                <w:left w:val="none" w:sz="0" w:space="0" w:color="auto"/>
                <w:bottom w:val="none" w:sz="0" w:space="0" w:color="auto"/>
                <w:right w:val="none" w:sz="0" w:space="0" w:color="auto"/>
              </w:divBdr>
            </w:div>
            <w:div w:id="686449905">
              <w:marLeft w:val="0"/>
              <w:marRight w:val="0"/>
              <w:marTop w:val="0"/>
              <w:marBottom w:val="0"/>
              <w:divBdr>
                <w:top w:val="none" w:sz="0" w:space="0" w:color="auto"/>
                <w:left w:val="none" w:sz="0" w:space="0" w:color="auto"/>
                <w:bottom w:val="none" w:sz="0" w:space="0" w:color="auto"/>
                <w:right w:val="none" w:sz="0" w:space="0" w:color="auto"/>
              </w:divBdr>
            </w:div>
            <w:div w:id="436679337">
              <w:marLeft w:val="0"/>
              <w:marRight w:val="0"/>
              <w:marTop w:val="0"/>
              <w:marBottom w:val="0"/>
              <w:divBdr>
                <w:top w:val="none" w:sz="0" w:space="0" w:color="auto"/>
                <w:left w:val="none" w:sz="0" w:space="0" w:color="auto"/>
                <w:bottom w:val="none" w:sz="0" w:space="0" w:color="auto"/>
                <w:right w:val="none" w:sz="0" w:space="0" w:color="auto"/>
              </w:divBdr>
            </w:div>
            <w:div w:id="161825514">
              <w:marLeft w:val="0"/>
              <w:marRight w:val="0"/>
              <w:marTop w:val="0"/>
              <w:marBottom w:val="0"/>
              <w:divBdr>
                <w:top w:val="none" w:sz="0" w:space="0" w:color="auto"/>
                <w:left w:val="none" w:sz="0" w:space="0" w:color="auto"/>
                <w:bottom w:val="none" w:sz="0" w:space="0" w:color="auto"/>
                <w:right w:val="none" w:sz="0" w:space="0" w:color="auto"/>
              </w:divBdr>
            </w:div>
            <w:div w:id="440957034">
              <w:marLeft w:val="0"/>
              <w:marRight w:val="0"/>
              <w:marTop w:val="0"/>
              <w:marBottom w:val="0"/>
              <w:divBdr>
                <w:top w:val="none" w:sz="0" w:space="0" w:color="auto"/>
                <w:left w:val="none" w:sz="0" w:space="0" w:color="auto"/>
                <w:bottom w:val="none" w:sz="0" w:space="0" w:color="auto"/>
                <w:right w:val="none" w:sz="0" w:space="0" w:color="auto"/>
              </w:divBdr>
            </w:div>
            <w:div w:id="921305282">
              <w:marLeft w:val="0"/>
              <w:marRight w:val="0"/>
              <w:marTop w:val="0"/>
              <w:marBottom w:val="0"/>
              <w:divBdr>
                <w:top w:val="none" w:sz="0" w:space="0" w:color="auto"/>
                <w:left w:val="none" w:sz="0" w:space="0" w:color="auto"/>
                <w:bottom w:val="none" w:sz="0" w:space="0" w:color="auto"/>
                <w:right w:val="none" w:sz="0" w:space="0" w:color="auto"/>
              </w:divBdr>
            </w:div>
            <w:div w:id="444275871">
              <w:marLeft w:val="0"/>
              <w:marRight w:val="0"/>
              <w:marTop w:val="0"/>
              <w:marBottom w:val="0"/>
              <w:divBdr>
                <w:top w:val="none" w:sz="0" w:space="0" w:color="auto"/>
                <w:left w:val="none" w:sz="0" w:space="0" w:color="auto"/>
                <w:bottom w:val="none" w:sz="0" w:space="0" w:color="auto"/>
                <w:right w:val="none" w:sz="0" w:space="0" w:color="auto"/>
              </w:divBdr>
            </w:div>
            <w:div w:id="585916847">
              <w:marLeft w:val="0"/>
              <w:marRight w:val="0"/>
              <w:marTop w:val="0"/>
              <w:marBottom w:val="0"/>
              <w:divBdr>
                <w:top w:val="none" w:sz="0" w:space="0" w:color="auto"/>
                <w:left w:val="none" w:sz="0" w:space="0" w:color="auto"/>
                <w:bottom w:val="none" w:sz="0" w:space="0" w:color="auto"/>
                <w:right w:val="none" w:sz="0" w:space="0" w:color="auto"/>
              </w:divBdr>
            </w:div>
            <w:div w:id="272369465">
              <w:marLeft w:val="0"/>
              <w:marRight w:val="0"/>
              <w:marTop w:val="0"/>
              <w:marBottom w:val="0"/>
              <w:divBdr>
                <w:top w:val="none" w:sz="0" w:space="0" w:color="auto"/>
                <w:left w:val="none" w:sz="0" w:space="0" w:color="auto"/>
                <w:bottom w:val="none" w:sz="0" w:space="0" w:color="auto"/>
                <w:right w:val="none" w:sz="0" w:space="0" w:color="auto"/>
              </w:divBdr>
            </w:div>
            <w:div w:id="263269567">
              <w:marLeft w:val="0"/>
              <w:marRight w:val="0"/>
              <w:marTop w:val="0"/>
              <w:marBottom w:val="0"/>
              <w:divBdr>
                <w:top w:val="none" w:sz="0" w:space="0" w:color="auto"/>
                <w:left w:val="none" w:sz="0" w:space="0" w:color="auto"/>
                <w:bottom w:val="none" w:sz="0" w:space="0" w:color="auto"/>
                <w:right w:val="none" w:sz="0" w:space="0" w:color="auto"/>
              </w:divBdr>
            </w:div>
            <w:div w:id="955528433">
              <w:marLeft w:val="0"/>
              <w:marRight w:val="0"/>
              <w:marTop w:val="0"/>
              <w:marBottom w:val="0"/>
              <w:divBdr>
                <w:top w:val="none" w:sz="0" w:space="0" w:color="auto"/>
                <w:left w:val="none" w:sz="0" w:space="0" w:color="auto"/>
                <w:bottom w:val="none" w:sz="0" w:space="0" w:color="auto"/>
                <w:right w:val="none" w:sz="0" w:space="0" w:color="auto"/>
              </w:divBdr>
            </w:div>
            <w:div w:id="226378253">
              <w:marLeft w:val="0"/>
              <w:marRight w:val="0"/>
              <w:marTop w:val="0"/>
              <w:marBottom w:val="0"/>
              <w:divBdr>
                <w:top w:val="none" w:sz="0" w:space="0" w:color="auto"/>
                <w:left w:val="none" w:sz="0" w:space="0" w:color="auto"/>
                <w:bottom w:val="none" w:sz="0" w:space="0" w:color="auto"/>
                <w:right w:val="none" w:sz="0" w:space="0" w:color="auto"/>
              </w:divBdr>
            </w:div>
            <w:div w:id="2092895774">
              <w:marLeft w:val="0"/>
              <w:marRight w:val="0"/>
              <w:marTop w:val="0"/>
              <w:marBottom w:val="0"/>
              <w:divBdr>
                <w:top w:val="none" w:sz="0" w:space="0" w:color="auto"/>
                <w:left w:val="none" w:sz="0" w:space="0" w:color="auto"/>
                <w:bottom w:val="none" w:sz="0" w:space="0" w:color="auto"/>
                <w:right w:val="none" w:sz="0" w:space="0" w:color="auto"/>
              </w:divBdr>
            </w:div>
            <w:div w:id="239876749">
              <w:marLeft w:val="0"/>
              <w:marRight w:val="0"/>
              <w:marTop w:val="0"/>
              <w:marBottom w:val="0"/>
              <w:divBdr>
                <w:top w:val="none" w:sz="0" w:space="0" w:color="auto"/>
                <w:left w:val="none" w:sz="0" w:space="0" w:color="auto"/>
                <w:bottom w:val="none" w:sz="0" w:space="0" w:color="auto"/>
                <w:right w:val="none" w:sz="0" w:space="0" w:color="auto"/>
              </w:divBdr>
            </w:div>
            <w:div w:id="1543402127">
              <w:marLeft w:val="0"/>
              <w:marRight w:val="0"/>
              <w:marTop w:val="0"/>
              <w:marBottom w:val="0"/>
              <w:divBdr>
                <w:top w:val="none" w:sz="0" w:space="0" w:color="auto"/>
                <w:left w:val="none" w:sz="0" w:space="0" w:color="auto"/>
                <w:bottom w:val="none" w:sz="0" w:space="0" w:color="auto"/>
                <w:right w:val="none" w:sz="0" w:space="0" w:color="auto"/>
              </w:divBdr>
            </w:div>
            <w:div w:id="2017685535">
              <w:marLeft w:val="0"/>
              <w:marRight w:val="0"/>
              <w:marTop w:val="0"/>
              <w:marBottom w:val="0"/>
              <w:divBdr>
                <w:top w:val="none" w:sz="0" w:space="0" w:color="auto"/>
                <w:left w:val="none" w:sz="0" w:space="0" w:color="auto"/>
                <w:bottom w:val="none" w:sz="0" w:space="0" w:color="auto"/>
                <w:right w:val="none" w:sz="0" w:space="0" w:color="auto"/>
              </w:divBdr>
            </w:div>
            <w:div w:id="1829590798">
              <w:marLeft w:val="0"/>
              <w:marRight w:val="0"/>
              <w:marTop w:val="0"/>
              <w:marBottom w:val="0"/>
              <w:divBdr>
                <w:top w:val="none" w:sz="0" w:space="0" w:color="auto"/>
                <w:left w:val="none" w:sz="0" w:space="0" w:color="auto"/>
                <w:bottom w:val="none" w:sz="0" w:space="0" w:color="auto"/>
                <w:right w:val="none" w:sz="0" w:space="0" w:color="auto"/>
              </w:divBdr>
            </w:div>
            <w:div w:id="1422291850">
              <w:marLeft w:val="0"/>
              <w:marRight w:val="0"/>
              <w:marTop w:val="0"/>
              <w:marBottom w:val="0"/>
              <w:divBdr>
                <w:top w:val="none" w:sz="0" w:space="0" w:color="auto"/>
                <w:left w:val="none" w:sz="0" w:space="0" w:color="auto"/>
                <w:bottom w:val="none" w:sz="0" w:space="0" w:color="auto"/>
                <w:right w:val="none" w:sz="0" w:space="0" w:color="auto"/>
              </w:divBdr>
            </w:div>
            <w:div w:id="7071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39"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4.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37" /><Relationship Type="http://schemas.openxmlformats.org/officeDocument/2006/relationships/customXml" Target="../customXml/item3.xml" Id="rId40" /><Relationship Type="http://schemas.openxmlformats.org/officeDocument/2006/relationships/webSettings" Target="webSettings.xml" Id="rId5" /><Relationship Type="http://schemas.openxmlformats.org/officeDocument/2006/relationships/hyperlink" Target="https://learn.microsoft.com/en-us/azure/governance/policy/samples/iso-27001" TargetMode="External" Id="rId36"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learn.microsoft.com/en-us/security/benchmark/azure/overview-v3" TargetMode="Externa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theme" Target="theme/theme1.xml" Id="rId38" /><Relationship Type="http://schemas.openxmlformats.org/officeDocument/2006/relationships/image" Target="/media/image1c.png" Id="R6047cd6890f34d83" /><Relationship Type="http://schemas.openxmlformats.org/officeDocument/2006/relationships/image" Target="/media/image1d.png" Id="R653c29776e80499d" /><Relationship Type="http://schemas.openxmlformats.org/officeDocument/2006/relationships/image" Target="/media/image1e.png" Id="R9b338e682b314d9c" /><Relationship Type="http://schemas.openxmlformats.org/officeDocument/2006/relationships/image" Target="/media/image1f.png" Id="Rc3a9c9f0feb2459a" /><Relationship Type="http://schemas.openxmlformats.org/officeDocument/2006/relationships/image" Target="/media/image21.png" Id="R27d735274a4e4282" /><Relationship Type="http://schemas.openxmlformats.org/officeDocument/2006/relationships/image" Target="/media/image23.png" Id="Ra34190672055418b" /><Relationship Type="http://schemas.openxmlformats.org/officeDocument/2006/relationships/image" Target="/media/image24.png" Id="Rbf89c39df7f946cf" /><Relationship Type="http://schemas.openxmlformats.org/officeDocument/2006/relationships/image" Target="/media/image25.png" Id="R6c3e9f4df2eb4441" /><Relationship Type="http://schemas.openxmlformats.org/officeDocument/2006/relationships/image" Target="/media/image26.png" Id="Rdd404b6fee3b4968" /><Relationship Type="http://schemas.openxmlformats.org/officeDocument/2006/relationships/image" Target="/media/image27.png" Id="Rab4707acce1d4d73" /><Relationship Type="http://schemas.openxmlformats.org/officeDocument/2006/relationships/image" Target="/media/image28.png" Id="R3f847dd50a1d4ae6" /><Relationship Type="http://schemas.openxmlformats.org/officeDocument/2006/relationships/image" Target="/media/image29.png" Id="Racccafceb8f64671" /><Relationship Type="http://schemas.openxmlformats.org/officeDocument/2006/relationships/image" Target="/media/image2a.png" Id="R36a846fc574a478a" /><Relationship Type="http://schemas.openxmlformats.org/officeDocument/2006/relationships/image" Target="/media/image2b.png" Id="Re123bd6e9899400c" /><Relationship Type="http://schemas.openxmlformats.org/officeDocument/2006/relationships/image" Target="/media/image2c.png" Id="R1c63054b66ae4ba1" /><Relationship Type="http://schemas.openxmlformats.org/officeDocument/2006/relationships/image" Target="/media/image2d.png" Id="R1a9f8fae479a49f6" /><Relationship Type="http://schemas.openxmlformats.org/officeDocument/2006/relationships/image" Target="/media/image2e.png" Id="Rda4c238672b5443c" /><Relationship Type="http://schemas.openxmlformats.org/officeDocument/2006/relationships/image" Target="/media/image2f.png" Id="Rb66f635cf1b840b1" /><Relationship Type="http://schemas.openxmlformats.org/officeDocument/2006/relationships/image" Target="/media/image30.png" Id="R8402c9723f384448" /><Relationship Type="http://schemas.openxmlformats.org/officeDocument/2006/relationships/image" Target="/media/image31.png" Id="R1d35350685b443b9" /><Relationship Type="http://schemas.openxmlformats.org/officeDocument/2006/relationships/image" Target="/media/image32.png" Id="R69cec150c1624661" /><Relationship Type="http://schemas.microsoft.com/office/2020/10/relationships/intelligence" Target="intelligence2.xml" Id="Rae32927823fd4dc7" /><Relationship Type="http://schemas.openxmlformats.org/officeDocument/2006/relationships/image" Target="/media/image33.png" Id="Rd5325be4e6b1499b" /><Relationship Type="http://schemas.openxmlformats.org/officeDocument/2006/relationships/image" Target="/media/image34.png" Id="Rb52f2280cac34be4" /><Relationship Type="http://schemas.openxmlformats.org/officeDocument/2006/relationships/image" Target="/media/image35.png" Id="Rfd138bb3ff034492" /><Relationship Type="http://schemas.openxmlformats.org/officeDocument/2006/relationships/image" Target="/media/image20.png" Id="R0b2ec804da5f4d9f" /><Relationship Type="http://schemas.openxmlformats.org/officeDocument/2006/relationships/header" Target="header.xml" Id="Rac5c33bdd8c145e6" /><Relationship Type="http://schemas.openxmlformats.org/officeDocument/2006/relationships/footer" Target="footer.xml" Id="R0536289498b54a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D34088CDC5BF745A09E661C15776D59" ma:contentTypeVersion="16" ma:contentTypeDescription="Create a new document." ma:contentTypeScope="" ma:versionID="25979ce44f930f5ec3a344a829615de2">
  <xsd:schema xmlns:xsd="http://www.w3.org/2001/XMLSchema" xmlns:xs="http://www.w3.org/2001/XMLSchema" xmlns:p="http://schemas.microsoft.com/office/2006/metadata/properties" xmlns:ns2="f0dccb2f-6bc8-4396-b89f-8b80f4f32c82" xmlns:ns3="41993133-5b22-45b8-858d-f906054ac35a" targetNamespace="http://schemas.microsoft.com/office/2006/metadata/properties" ma:root="true" ma:fieldsID="465911be2a4fa52b5fb780db26ab4ce2" ns2:_="" ns3:_="">
    <xsd:import namespace="f0dccb2f-6bc8-4396-b89f-8b80f4f32c82"/>
    <xsd:import namespace="41993133-5b22-45b8-858d-f906054ac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ccb2f-6bc8-4396-b89f-8b80f4f32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ddea85d-8e0b-406d-8369-d493ceb65ff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993133-5b22-45b8-858d-f906054ac35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1ce6159-e170-4b55-83a3-49437d338320}" ma:internalName="TaxCatchAll" ma:showField="CatchAllData" ma:web="41993133-5b22-45b8-858d-f906054ac3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1993133-5b22-45b8-858d-f906054ac35a" xsi:nil="true"/>
    <lcf76f155ced4ddcb4097134ff3c332f xmlns="f0dccb2f-6bc8-4396-b89f-8b80f4f32c8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AEDF81-D050-413D-A09A-8CFF49E47BBC}">
  <ds:schemaRefs>
    <ds:schemaRef ds:uri="http://schemas.openxmlformats.org/officeDocument/2006/bibliography"/>
  </ds:schemaRefs>
</ds:datastoreItem>
</file>

<file path=customXml/itemProps2.xml><?xml version="1.0" encoding="utf-8"?>
<ds:datastoreItem xmlns:ds="http://schemas.openxmlformats.org/officeDocument/2006/customXml" ds:itemID="{60932FDB-2534-47EE-9B4B-D561FC8716E5}"/>
</file>

<file path=customXml/itemProps3.xml><?xml version="1.0" encoding="utf-8"?>
<ds:datastoreItem xmlns:ds="http://schemas.openxmlformats.org/officeDocument/2006/customXml" ds:itemID="{00EB4616-4AB5-4C69-8614-8F7F238FA9F9}"/>
</file>

<file path=customXml/itemProps4.xml><?xml version="1.0" encoding="utf-8"?>
<ds:datastoreItem xmlns:ds="http://schemas.openxmlformats.org/officeDocument/2006/customXml" ds:itemID="{D3487F1A-59AF-4AD2-935A-239FA91DBF2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The Estee Lauder Companies Inc</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Nawazuddin, Syed</dc:creator>
  <cp:keywords/>
  <dc:description/>
  <cp:lastModifiedBy>Desai, Ameet</cp:lastModifiedBy>
  <cp:revision>580</cp:revision>
  <dcterms:created xsi:type="dcterms:W3CDTF">2023-10-11T02:43:00Z</dcterms:created>
  <dcterms:modified xsi:type="dcterms:W3CDTF">2023-11-16T01:27:03Z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f34ead-50a3-4950-8a39-fca3a33c48cb_Enabled">
    <vt:lpwstr>true</vt:lpwstr>
  </property>
  <property fmtid="{D5CDD505-2E9C-101B-9397-08002B2CF9AE}" pid="3" name="MSIP_Label_b1f34ead-50a3-4950-8a39-fca3a33c48cb_SetDate">
    <vt:lpwstr>2023-10-10T06:02:27Z</vt:lpwstr>
  </property>
  <property fmtid="{D5CDD505-2E9C-101B-9397-08002B2CF9AE}" pid="4" name="MSIP_Label_b1f34ead-50a3-4950-8a39-fca3a33c48cb_Method">
    <vt:lpwstr>Standard</vt:lpwstr>
  </property>
  <property fmtid="{D5CDD505-2E9C-101B-9397-08002B2CF9AE}" pid="5" name="MSIP_Label_b1f34ead-50a3-4950-8a39-fca3a33c48cb_Name">
    <vt:lpwstr>Confidential</vt:lpwstr>
  </property>
  <property fmtid="{D5CDD505-2E9C-101B-9397-08002B2CF9AE}" pid="6" name="MSIP_Label_b1f34ead-50a3-4950-8a39-fca3a33c48cb_SiteId">
    <vt:lpwstr>0c5638da-d686-4d6a-8df4-e0552c70cb17</vt:lpwstr>
  </property>
  <property fmtid="{D5CDD505-2E9C-101B-9397-08002B2CF9AE}" pid="7" name="MSIP_Label_b1f34ead-50a3-4950-8a39-fca3a33c48cb_ActionId">
    <vt:lpwstr>1a0f00e2-e44d-4039-a3cc-f12a8c1d9009</vt:lpwstr>
  </property>
  <property fmtid="{D5CDD505-2E9C-101B-9397-08002B2CF9AE}" pid="8" name="MSIP_Label_b1f34ead-50a3-4950-8a39-fca3a33c48cb_ContentBits">
    <vt:lpwstr>0</vt:lpwstr>
  </property>
  <property fmtid="{D5CDD505-2E9C-101B-9397-08002B2CF9AE}" pid="9" name="ContentTypeId">
    <vt:lpwstr>0x010100FD34088CDC5BF745A09E661C15776D59</vt:lpwstr>
  </property>
  <property fmtid="{D5CDD505-2E9C-101B-9397-08002B2CF9AE}" pid="10" name="MediaServiceImageTags">
    <vt:lpwstr/>
  </property>
</Properties>
</file>